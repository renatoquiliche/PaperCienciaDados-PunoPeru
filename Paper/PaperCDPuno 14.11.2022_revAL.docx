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221CA" w14:textId="7F74DD0B" w:rsidR="006C4119" w:rsidDel="004E388A" w:rsidRDefault="006C4119" w:rsidP="006C4119">
      <w:pPr>
        <w:jc w:val="center"/>
        <w:rPr>
          <w:del w:id="0" w:author="RENATO JOSE QUILICHE ALTAMIRANO" w:date="2022-11-17T19:42:00Z"/>
          <w:b/>
          <w:bCs/>
        </w:rPr>
      </w:pPr>
      <w:commentRangeStart w:id="1"/>
      <w:del w:id="2" w:author="RENATO JOSE QUILICHE ALTAMIRANO" w:date="2022-11-17T19:42:00Z">
        <w:r w:rsidDel="004E388A">
          <w:rPr>
            <w:b/>
            <w:bCs/>
          </w:rPr>
          <w:delText xml:space="preserve">A supervised learning classifier </w:delText>
        </w:r>
        <w:r w:rsidR="001D01AD" w:rsidDel="004E388A">
          <w:rPr>
            <w:b/>
            <w:bCs/>
          </w:rPr>
          <w:delText xml:space="preserve">sensitive to false negatives </w:delText>
        </w:r>
        <w:r w:rsidDel="004E388A">
          <w:rPr>
            <w:b/>
            <w:bCs/>
          </w:rPr>
          <w:delText xml:space="preserve">built on multidimensional vulnerability features for cold-related disaster risk in Puno, Peru </w:delText>
        </w:r>
        <w:commentRangeEnd w:id="1"/>
        <w:r w:rsidR="00D94FB7" w:rsidDel="004E388A">
          <w:rPr>
            <w:rStyle w:val="Refdecomentrio"/>
          </w:rPr>
          <w:commentReference w:id="1"/>
        </w:r>
      </w:del>
    </w:p>
    <w:p w14:paraId="50032832" w14:textId="0E48D00C" w:rsidR="002D08B2" w:rsidRDefault="002D08B2" w:rsidP="006C4119">
      <w:pPr>
        <w:jc w:val="center"/>
        <w:rPr>
          <w:b/>
          <w:bCs/>
        </w:rPr>
      </w:pPr>
      <w:r>
        <w:rPr>
          <w:b/>
          <w:bCs/>
        </w:rPr>
        <w:t xml:space="preserve">A predictive assessment of households’ risk against disasters </w:t>
      </w:r>
      <w:r w:rsidR="00486026">
        <w:rPr>
          <w:b/>
          <w:bCs/>
        </w:rPr>
        <w:t>caused by</w:t>
      </w:r>
      <w:r>
        <w:rPr>
          <w:b/>
          <w:bCs/>
        </w:rPr>
        <w:t xml:space="preserve"> cold waves</w:t>
      </w:r>
      <w:r w:rsidR="00486026">
        <w:rPr>
          <w:b/>
          <w:bCs/>
        </w:rPr>
        <w:t xml:space="preserve"> using machine learning techniques and vulnerability predictors</w:t>
      </w:r>
    </w:p>
    <w:p w14:paraId="50121370" w14:textId="3C9ED0EE" w:rsidR="00721207" w:rsidRDefault="00721207" w:rsidP="002D08B2">
      <w:pPr>
        <w:jc w:val="center"/>
        <w:rPr>
          <w:b/>
          <w:bCs/>
        </w:rPr>
      </w:pPr>
      <w:r>
        <w:rPr>
          <w:b/>
          <w:bCs/>
        </w:rPr>
        <w:t>Abstract</w:t>
      </w:r>
    </w:p>
    <w:p w14:paraId="7A87BEB9" w14:textId="0A1672D7" w:rsidR="00721207" w:rsidRDefault="006C4119" w:rsidP="004E388A">
      <w:pPr>
        <w:jc w:val="both"/>
      </w:pPr>
      <w:r>
        <w:t xml:space="preserve">This paper trains a </w:t>
      </w:r>
      <w:r w:rsidR="00D94FB7">
        <w:t>household-level</w:t>
      </w:r>
      <w:r>
        <w:t xml:space="preserve"> disaster risk classifier for </w:t>
      </w:r>
      <w:commentRangeStart w:id="3"/>
      <w:commentRangeStart w:id="4"/>
      <w:commentRangeStart w:id="5"/>
      <w:r>
        <w:t>cold</w:t>
      </w:r>
      <w:commentRangeEnd w:id="3"/>
      <w:r w:rsidR="00D94FB7">
        <w:rPr>
          <w:rStyle w:val="Refdecomentrio"/>
        </w:rPr>
        <w:commentReference w:id="3"/>
      </w:r>
      <w:commentRangeEnd w:id="4"/>
      <w:r w:rsidR="003019FA">
        <w:rPr>
          <w:rStyle w:val="Refdecomentrio"/>
        </w:rPr>
        <w:commentReference w:id="4"/>
      </w:r>
      <w:commentRangeEnd w:id="5"/>
      <w:r w:rsidR="002D08B2">
        <w:rPr>
          <w:rStyle w:val="Refdecomentrio"/>
        </w:rPr>
        <w:commentReference w:id="5"/>
      </w:r>
      <w:r w:rsidR="00486026">
        <w:t xml:space="preserve"> wave</w:t>
      </w:r>
      <w:r>
        <w:t>-related disasters based on supervised machine learning algorithms. The households’ features considered for this task come from multidimensional 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523B7">
        <w:t xml:space="preserve"> 2003 -28</w:t>
      </w:r>
      <w:r w:rsidR="002523B7">
        <w:t>°</w:t>
      </w:r>
      <w:r w:rsidR="002523B7">
        <w:t>, 2004 -35°</w:t>
      </w:r>
      <w:r w:rsidR="00D94FB7">
        <w:t>) are recurrent and overwhelming</w:t>
      </w:r>
      <w:r>
        <w:t xml:space="preserve">. </w:t>
      </w:r>
      <w:r w:rsidR="00A81253">
        <w:t>To build the classifier</w:t>
      </w:r>
      <w:r w:rsidR="00D94FB7">
        <w:t>,</w:t>
      </w:r>
      <w:r w:rsidR="00A81253">
        <w:t xml:space="preserve"> t</w:t>
      </w:r>
      <w:r>
        <w:t xml:space="preserve">wo </w:t>
      </w:r>
      <w:r w:rsidR="002523B7">
        <w:t>supervised learning algorithms</w:t>
      </w:r>
      <w:r>
        <w:t xml:space="preserve"> were tested: Logistic Regression and Random Forest Classifier. </w:t>
      </w:r>
      <w:r w:rsidR="004E388A">
        <w:t>Hyperparameters of such models were optimized</w:t>
      </w:r>
      <w:r w:rsidR="004E388A">
        <w:t xml:space="preserve"> through a heuristic applied to results of Random Search Cross-Validation, such as the configuration </w:t>
      </w:r>
      <w:r w:rsidR="004E388A">
        <w:t>maximize the models’ ability to produce accurate predictions and to minimize false negatives</w:t>
      </w:r>
      <w:r w:rsidR="004E388A" w:rsidRPr="004E388A">
        <w:t xml:space="preserve"> </w:t>
      </w:r>
      <w:r w:rsidR="004E388A">
        <w:t>that are the elements in the confusion matrix that produces deprivation costs.</w:t>
      </w:r>
      <w:r w:rsidR="004E388A">
        <w:t xml:space="preserve">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Based on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4E388A">
      <w:pPr>
        <w:pStyle w:val="Ttulo1"/>
        <w:numPr>
          <w:ilvl w:val="0"/>
          <w:numId w:val="10"/>
        </w:numPr>
        <w:ind w:left="360"/>
        <w:pPrChange w:id="6" w:author="RENATO JOSE QUILICHE ALTAMIRANO" w:date="2022-11-17T19:44:00Z">
          <w:pPr>
            <w:pStyle w:val="Ttulo1"/>
            <w:ind w:left="360"/>
          </w:pPr>
        </w:pPrChange>
      </w:pPr>
      <w:commentRangeStart w:id="7"/>
      <w:commentRangeStart w:id="8"/>
      <w:r w:rsidRPr="00665441">
        <w:t>Introduction</w:t>
      </w:r>
      <w:commentRangeEnd w:id="7"/>
      <w:r>
        <w:rPr>
          <w:rStyle w:val="Refdecomentrio"/>
        </w:rPr>
        <w:commentReference w:id="7"/>
      </w:r>
      <w:commentRangeEnd w:id="8"/>
      <w:r>
        <w:rPr>
          <w:rStyle w:val="Refdecomentrio"/>
        </w:rPr>
        <w:commentReference w:id="8"/>
      </w:r>
    </w:p>
    <w:p w14:paraId="268D924E" w14:textId="1DA681E1" w:rsidR="00CE36EA" w:rsidRDefault="00D91DC4" w:rsidP="00D91DC4">
      <w:pPr>
        <w:jc w:val="both"/>
      </w:pPr>
      <w:commentRangeStart w:id="9"/>
      <w:r>
        <w:t>Clime</w:t>
      </w:r>
      <w:commentRangeEnd w:id="9"/>
      <w:r>
        <w:rPr>
          <w:rStyle w:val="Refdecomentrio"/>
        </w:rPr>
        <w:commentReference w:id="9"/>
      </w:r>
      <w:r>
        <w:t xml:space="preserve">-related hazards are more frequent in this century than in the previous one (EM-DAT, 2022). This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10"/>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10"/>
      <w:r>
        <w:rPr>
          <w:rStyle w:val="Refdecomentrio"/>
        </w:rPr>
        <w:commentReference w:id="10"/>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the scale and magnitude of the hazard,</w:t>
      </w:r>
      <w:r>
        <w:t xml:space="preserve"> and the level of exposure</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0C8FA80F"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6C4119">
        <w:t>of</w:t>
      </w:r>
      <w:r w:rsidR="00CE36EA">
        <w:t xml:space="preserve"> each other</w:t>
      </w:r>
      <w:r w:rsidR="005E7925">
        <w:t xml:space="preserve"> (Besiou et al., 2021)</w:t>
      </w:r>
      <w:r w:rsidR="006C4119">
        <w:t>. Thus,</w:t>
      </w:r>
      <w:r w:rsidR="00CE36EA">
        <w:t xml:space="preserve"> proactive disaster risk reduction activities that are carried out before a </w:t>
      </w:r>
      <w:del w:id="11" w:author="RENATO JOSE QUILICHE ALTAMIRANO" w:date="2022-11-17T19:52:00Z">
        <w:r w:rsidR="005E7925" w:rsidDel="00614183">
          <w:delText>disasters</w:delText>
        </w:r>
      </w:del>
      <w:ins w:id="12" w:author="RENATO JOSE QUILICHE ALTAMIRANO" w:date="2022-11-17T19:52:00Z">
        <w:r w:rsidR="00614183">
          <w:t>disaster</w:t>
        </w:r>
      </w:ins>
      <w:r w:rsidR="005E7925">
        <w:t xml:space="preserve"> </w:t>
      </w:r>
      <w:r w:rsidR="00CE36EA">
        <w:lastRenderedPageBreak/>
        <w:t>could help to mitigate risks and create savings that communities may use for further development and building of resilience</w:t>
      </w:r>
      <w:r w:rsidR="00ED763A">
        <w:t xml:space="preserve"> that is urgent due to the increasing magnitude and frequency of disasters</w:t>
      </w:r>
      <w:r w:rsidR="00CE36EA">
        <w:t xml:space="preserve">. </w:t>
      </w:r>
    </w:p>
    <w:p w14:paraId="0DFCC007" w14:textId="41E49F65" w:rsidR="003019FA" w:rsidDel="000F7142" w:rsidRDefault="003019FA" w:rsidP="003019FA">
      <w:pPr>
        <w:jc w:val="both"/>
        <w:rPr>
          <w:del w:id="13" w:author="RENATO JOSE QUILICHE ALTAMIRANO" w:date="2022-11-17T19:53:00Z"/>
        </w:rPr>
      </w:pPr>
      <w:commentRangeStart w:id="14"/>
      <w:commentRangeStart w:id="15"/>
      <w:del w:id="16" w:author="RENATO JOSE QUILICHE ALTAMIRANO" w:date="2022-11-17T19:53:00Z">
        <w:r w:rsidDel="00614183">
          <w:delText>xxx</w:delText>
        </w:r>
        <w:commentRangeEnd w:id="14"/>
        <w:r w:rsidDel="00614183">
          <w:rPr>
            <w:rStyle w:val="Refdecomentrio"/>
          </w:rPr>
          <w:commentReference w:id="14"/>
        </w:r>
        <w:commentRangeEnd w:id="15"/>
        <w:r w:rsidR="00731651" w:rsidDel="00614183">
          <w:rPr>
            <w:rStyle w:val="Refdecomentrio"/>
          </w:rPr>
          <w:commentReference w:id="15"/>
        </w:r>
      </w:del>
      <w:ins w:id="17" w:author="RENATO JOSE QUILICHE ALTAMIRANO" w:date="2022-11-17T20:27:00Z">
        <w:r w:rsidR="008E4DA5">
          <w:t>The increase in cold wave</w:t>
        </w:r>
      </w:ins>
      <w:ins w:id="18" w:author="RENATO JOSE QUILICHE ALTAMIRANO" w:date="2022-11-17T21:06:00Z">
        <w:r w:rsidR="00FD7876">
          <w:t>-related disasters</w:t>
        </w:r>
      </w:ins>
      <w:ins w:id="19" w:author="RENATO JOSE QUILICHE ALTAMIRANO" w:date="2022-11-17T20:27:00Z">
        <w:r w:rsidR="008E4DA5">
          <w:t xml:space="preserve"> frequency during the last century disproportionately affected low-income countries (</w:t>
        </w:r>
      </w:ins>
      <w:ins w:id="20" w:author="RENATO JOSE QUILICHE ALTAMIRANO" w:date="2022-11-17T20:29:00Z">
        <w:r w:rsidR="008E4DA5">
          <w:t>Amirkhani</w:t>
        </w:r>
        <w:r w:rsidR="008E4DA5">
          <w:t xml:space="preserve"> et al., 2022;</w:t>
        </w:r>
      </w:ins>
      <w:ins w:id="21" w:author="RENATO JOSE QUILICHE ALTAMIRANO" w:date="2022-11-17T20:30:00Z">
        <w:r w:rsidR="008E4DA5">
          <w:t xml:space="preserve"> Lopez-Bueno et al., 2020</w:t>
        </w:r>
      </w:ins>
      <w:ins w:id="22" w:author="RENATO JOSE QUILICHE ALTAMIRANO" w:date="2022-11-17T20:27:00Z">
        <w:r w:rsidR="008E4DA5">
          <w:t>)</w:t>
        </w:r>
      </w:ins>
      <w:ins w:id="23" w:author="RENATO JOSE QUILICHE ALTAMIRANO" w:date="2022-11-17T20:30:00Z">
        <w:r w:rsidR="008E4DA5">
          <w:t xml:space="preserve">. </w:t>
        </w:r>
      </w:ins>
      <w:ins w:id="24" w:author="RENATO JOSE QUILICHE ALTAMIRANO" w:date="2022-11-17T20:34:00Z">
        <w:r w:rsidR="008E4DA5">
          <w:t>India, Bangladesh, Poland</w:t>
        </w:r>
      </w:ins>
      <w:ins w:id="25" w:author="RENATO JOSE QUILICHE ALTAMIRANO" w:date="2022-11-17T20:35:00Z">
        <w:r w:rsidR="008E4DA5">
          <w:t xml:space="preserve"> and Russia are the countries </w:t>
        </w:r>
      </w:ins>
      <w:ins w:id="26" w:author="RENATO JOSE QUILICHE ALTAMIRANO" w:date="2022-11-17T20:42:00Z">
        <w:r w:rsidR="000F7142">
          <w:t>where</w:t>
        </w:r>
      </w:ins>
      <w:ins w:id="27" w:author="RENATO JOSE QUILICHE ALTAMIRANO" w:date="2022-11-17T20:35:00Z">
        <w:r w:rsidR="008E4DA5">
          <w:t xml:space="preserve"> more disasters</w:t>
        </w:r>
      </w:ins>
      <w:ins w:id="28" w:author="RENATO JOSE QUILICHE ALTAMIRANO" w:date="2022-11-17T21:07:00Z">
        <w:r w:rsidR="00FD7876">
          <w:t xml:space="preserve"> of this kind</w:t>
        </w:r>
      </w:ins>
      <w:ins w:id="29" w:author="RENATO JOSE QUILICHE ALTAMIRANO" w:date="2022-11-17T20:35:00Z">
        <w:r w:rsidR="008E4DA5">
          <w:t xml:space="preserve"> were triggered, </w:t>
        </w:r>
      </w:ins>
      <w:ins w:id="30" w:author="RENATO JOSE QUILICHE ALTAMIRANO" w:date="2022-11-17T20:46:00Z">
        <w:r w:rsidR="000F7142">
          <w:t>harming</w:t>
        </w:r>
      </w:ins>
      <w:ins w:id="31" w:author="RENATO JOSE QUILICHE ALTAMIRANO" w:date="2022-11-17T20:35:00Z">
        <w:r w:rsidR="008E4DA5">
          <w:t xml:space="preserve"> </w:t>
        </w:r>
      </w:ins>
      <w:ins w:id="32" w:author="RENATO JOSE QUILICHE ALTAMIRANO" w:date="2022-11-17T20:40:00Z">
        <w:r w:rsidR="000F7142">
          <w:t xml:space="preserve">1227 </w:t>
        </w:r>
      </w:ins>
      <w:ins w:id="33" w:author="RENATO JOSE QUILICHE ALTAMIRANO" w:date="2022-11-17T20:42:00Z">
        <w:r w:rsidR="000F7142">
          <w:t>million</w:t>
        </w:r>
      </w:ins>
      <w:ins w:id="34" w:author="RENATO JOSE QUILICHE ALTAMIRANO" w:date="2022-11-17T20:46:00Z">
        <w:r w:rsidR="000F7142">
          <w:t xml:space="preserve"> people </w:t>
        </w:r>
      </w:ins>
      <w:ins w:id="35" w:author="RENATO JOSE QUILICHE ALTAMIRANO" w:date="2022-11-17T20:41:00Z">
        <w:r w:rsidR="000F7142">
          <w:t>and</w:t>
        </w:r>
      </w:ins>
      <w:ins w:id="36" w:author="RENATO JOSE QUILICHE ALTAMIRANO" w:date="2022-11-17T20:46:00Z">
        <w:r w:rsidR="000F7142">
          <w:t xml:space="preserve"> producing</w:t>
        </w:r>
      </w:ins>
      <w:ins w:id="37" w:author="RENATO JOSE QUILICHE ALTAMIRANO" w:date="2022-11-17T20:41:00Z">
        <w:r w:rsidR="000F7142">
          <w:t xml:space="preserve"> </w:t>
        </w:r>
      </w:ins>
      <w:ins w:id="38" w:author="RENATO JOSE QUILICHE ALTAMIRANO" w:date="2022-11-17T20:44:00Z">
        <w:r w:rsidR="000F7142">
          <w:t xml:space="preserve">184 thousand </w:t>
        </w:r>
      </w:ins>
      <w:ins w:id="39" w:author="RENATO JOSE QUILICHE ALTAMIRANO" w:date="2022-11-17T20:45:00Z">
        <w:r w:rsidR="000F7142">
          <w:t>deaths</w:t>
        </w:r>
      </w:ins>
      <w:ins w:id="40" w:author="RENATO JOSE QUILICHE ALTAMIRANO" w:date="2022-11-17T20:51:00Z">
        <w:r w:rsidR="003D0AB4">
          <w:t xml:space="preserve"> since 2000</w:t>
        </w:r>
      </w:ins>
      <w:ins w:id="41" w:author="RENATO JOSE QUILICHE ALTAMIRANO" w:date="2022-11-17T20:45:00Z">
        <w:r w:rsidR="000F7142">
          <w:t>.</w:t>
        </w:r>
      </w:ins>
      <w:ins w:id="42" w:author="RENATO JOSE QUILICHE ALTAMIRANO" w:date="2022-11-17T20:51:00Z">
        <w:r w:rsidR="003D0AB4">
          <w:t xml:space="preserve"> </w:t>
        </w:r>
      </w:ins>
      <w:ins w:id="43" w:author="RENATO JOSE QUILICHE ALTAMIRANO" w:date="2022-11-17T21:07:00Z">
        <w:r w:rsidR="00FD7876">
          <w:t>Disasters triggered by cold waves</w:t>
        </w:r>
      </w:ins>
      <w:ins w:id="44" w:author="RENATO JOSE QUILICHE ALTAMIRANO" w:date="2022-11-17T20:54:00Z">
        <w:r w:rsidR="003D0AB4">
          <w:t xml:space="preserve"> </w:t>
        </w:r>
      </w:ins>
      <w:ins w:id="45" w:author="RENATO JOSE QUILICHE ALTAMIRANO" w:date="2022-11-17T20:59:00Z">
        <w:r w:rsidR="00FD7876">
          <w:t>cause</w:t>
        </w:r>
      </w:ins>
      <w:ins w:id="46" w:author="RENATO JOSE QUILICHE ALTAMIRANO" w:date="2022-11-17T20:58:00Z">
        <w:r w:rsidR="00FD7876">
          <w:t xml:space="preserve"> </w:t>
        </w:r>
      </w:ins>
      <w:ins w:id="47" w:author="RENATO JOSE QUILICHE ALTAMIRANO" w:date="2022-11-17T20:59:00Z">
        <w:r w:rsidR="00FD7876">
          <w:t>losses of human lives</w:t>
        </w:r>
      </w:ins>
      <w:ins w:id="48" w:author="RENATO JOSE QUILICHE ALTAMIRANO" w:date="2022-11-17T20:54:00Z">
        <w:r w:rsidR="003D0AB4">
          <w:t xml:space="preserve"> in cases of high vulnerability, where </w:t>
        </w:r>
      </w:ins>
      <w:ins w:id="49" w:author="RENATO JOSE QUILICHE ALTAMIRANO" w:date="2022-11-17T20:55:00Z">
        <w:r w:rsidR="003D0AB4">
          <w:t xml:space="preserve">households have poor infrastructure and </w:t>
        </w:r>
      </w:ins>
      <w:ins w:id="50" w:author="RENATO JOSE QUILICHE ALTAMIRANO" w:date="2022-11-17T21:04:00Z">
        <w:r w:rsidR="00FD7876">
          <w:t xml:space="preserve">scarce </w:t>
        </w:r>
      </w:ins>
      <w:ins w:id="51" w:author="RENATO JOSE QUILICHE ALTAMIRANO" w:date="2022-11-17T20:55:00Z">
        <w:r w:rsidR="003D0AB4">
          <w:t>goods to face cold (</w:t>
        </w:r>
      </w:ins>
      <w:ins w:id="52" w:author="RENATO JOSE QUILICHE ALTAMIRANO" w:date="2022-11-17T20:56:00Z">
        <w:r w:rsidR="003D0AB4">
          <w:t>Lopez-Bueno et al., 2020</w:t>
        </w:r>
      </w:ins>
      <w:ins w:id="53" w:author="RENATO JOSE QUILICHE ALTAMIRANO" w:date="2022-11-17T20:55:00Z">
        <w:r w:rsidR="003D0AB4">
          <w:t>)</w:t>
        </w:r>
      </w:ins>
      <w:ins w:id="54" w:author="RENATO JOSE QUILICHE ALTAMIRANO" w:date="2022-11-17T20:54:00Z">
        <w:r w:rsidR="003D0AB4">
          <w:t xml:space="preserve"> or inhabitants </w:t>
        </w:r>
      </w:ins>
      <w:ins w:id="55" w:author="RENATO JOSE QUILICHE ALTAMIRANO" w:date="2022-11-17T20:55:00Z">
        <w:r w:rsidR="003D0AB4">
          <w:t xml:space="preserve">have a high prevalence of comorbidities </w:t>
        </w:r>
      </w:ins>
      <w:ins w:id="56" w:author="RENATO JOSE QUILICHE ALTAMIRANO" w:date="2022-11-17T20:56:00Z">
        <w:r w:rsidR="003D0AB4">
          <w:t>such as cardiovascular diseases (</w:t>
        </w:r>
        <w:r w:rsidR="003D0AB4" w:rsidRPr="003D0AB4">
          <w:t>Shaposhnikov</w:t>
        </w:r>
        <w:r w:rsidR="003D0AB4">
          <w:t xml:space="preserve"> and </w:t>
        </w:r>
        <w:proofErr w:type="spellStart"/>
        <w:r w:rsidR="003D0AB4">
          <w:t>Revich</w:t>
        </w:r>
        <w:proofErr w:type="spellEnd"/>
        <w:r w:rsidR="003D0AB4">
          <w:t xml:space="preserve">, 2016). </w:t>
        </w:r>
      </w:ins>
    </w:p>
    <w:p w14:paraId="1F3357E1" w14:textId="77777777" w:rsidR="000F7142" w:rsidRDefault="000F7142" w:rsidP="0027250E">
      <w:pPr>
        <w:jc w:val="both"/>
        <w:rPr>
          <w:ins w:id="57" w:author="RENATO JOSE QUILICHE ALTAMIRANO" w:date="2022-11-17T20:46:00Z"/>
        </w:rPr>
      </w:pPr>
    </w:p>
    <w:p w14:paraId="7E669760" w14:textId="49896186" w:rsidR="00E466BE" w:rsidRDefault="003019FA" w:rsidP="003019FA">
      <w:pPr>
        <w:jc w:val="both"/>
      </w:pPr>
      <w:r>
        <w:t>This work focuses on disaster preparedness following a data-centric approach (EM-DAT, 2022).</w:t>
      </w:r>
      <w:del w:id="58" w:author="RENATO JOSE QUILICHE ALTAMIRANO" w:date="2022-11-17T21:06:00Z">
        <w:r w:rsidDel="00FD7876">
          <w:delText xml:space="preserve"> </w:delText>
        </w:r>
      </w:del>
      <w:r>
        <w:t xml:space="preserve">We aim to predict which households would need to be prepared for a disaster that cold waves or severe winter conditions can trigger. This prediction must be accurate for the households that are </w:t>
      </w:r>
      <w:commentRangeStart w:id="59"/>
      <w:r>
        <w:t>at risk</w:t>
      </w:r>
      <w:commentRangeEnd w:id="59"/>
      <w:r w:rsidR="00731651">
        <w:rPr>
          <w:rStyle w:val="Refdecomentrio"/>
        </w:rPr>
        <w:commentReference w:id="59"/>
      </w:r>
      <w:del w:id="60" w:author="RENATO JOSE QUILICHE ALTAMIRANO" w:date="2022-11-17T21:18:00Z">
        <w:r w:rsidR="00F33933" w:rsidRPr="00F33933" w:rsidDel="00597A35">
          <w:delText xml:space="preserve"> </w:delText>
        </w:r>
        <w:r w:rsidR="00F33933" w:rsidDel="00597A35">
          <w:delText>(</w:delText>
        </w:r>
      </w:del>
      <w:ins w:id="61" w:author="RENATO JOSE QUILICHE ALTAMIRANO" w:date="2022-11-17T21:18:00Z">
        <w:r w:rsidR="00597A35">
          <w:t xml:space="preserve">, </w:t>
        </w:r>
      </w:ins>
      <w:r w:rsidR="00F33933">
        <w:t>which represent demand points that must be attended</w:t>
      </w:r>
      <w:del w:id="62" w:author="RENATO JOSE QUILICHE ALTAMIRANO" w:date="2022-11-17T21:18:00Z">
        <w:r w:rsidR="00F33933" w:rsidDel="00597A35">
          <w:delText>)</w:delText>
        </w:r>
      </w:del>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03CC434A" w:rsidR="003019FA" w:rsidRDefault="00E466BE" w:rsidP="003019FA">
      <w:pPr>
        <w:jc w:val="both"/>
      </w:pPr>
      <w:r>
        <w:t>Our</w:t>
      </w:r>
      <w:r w:rsidR="003019FA">
        <w:t xml:space="preserve"> </w:t>
      </w:r>
      <w:r>
        <w:t xml:space="preserve">proposed </w:t>
      </w:r>
      <w:r w:rsidR="003019FA">
        <w:t xml:space="preserve">model must give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 hyperparameters, to maximize predictive power considering the importance of false negatives. </w:t>
      </w:r>
    </w:p>
    <w:p w14:paraId="645EAFE0" w14:textId="77777777" w:rsidR="00612ED1" w:rsidRDefault="00CE36EA" w:rsidP="0027250E">
      <w:pPr>
        <w:jc w:val="both"/>
        <w:rPr>
          <w:ins w:id="63" w:author="RENATO JOSE QUILICHE ALTAMIRANO" w:date="2022-11-17T21:20:00Z"/>
        </w:rPr>
      </w:pPr>
      <w:r>
        <w:t>Puno</w:t>
      </w:r>
      <w:r w:rsidR="003019FA">
        <w:t>, in Peru,</w:t>
      </w:r>
      <w:r>
        <w:t xml:space="preserve"> is affected by recurrent c</w:t>
      </w:r>
      <w:r w:rsidR="003D7DC2">
        <w:t>old waves</w:t>
      </w:r>
      <w:del w:id="64" w:author="RENATO JOSE QUILICHE ALTAMIRANO" w:date="2022-11-17T20:48:00Z">
        <w:r w:rsidR="003D7DC2" w:rsidDel="003D0AB4">
          <w:delText xml:space="preserve"> and severe winter conditions</w:delText>
        </w:r>
      </w:del>
      <w:r w:rsidR="00236156">
        <w:t xml:space="preserve">. Peruvian’s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65"/>
      <w:r w:rsidR="00A31299">
        <w:t>ELTEs</w:t>
      </w:r>
      <w:commentRangeEnd w:id="65"/>
      <w:r w:rsidR="00A31299">
        <w:rPr>
          <w:rStyle w:val="Refdecomentrio"/>
        </w:rPr>
        <w:commentReference w:id="65"/>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As ELTEs affect a large geographic bound</w:t>
      </w:r>
      <w:r w:rsidR="00A31299">
        <w:t>ary</w:t>
      </w:r>
      <w:r w:rsidR="00732E61">
        <w:t xml:space="preserve">, it could be challenging to estimate the number of affected people, the economic losses, </w:t>
      </w:r>
      <w:r w:rsidR="006C4119">
        <w:t>etc</w:t>
      </w:r>
      <w:r w:rsidR="00732E61">
        <w:t xml:space="preserve">. </w:t>
      </w:r>
    </w:p>
    <w:p w14:paraId="39673AA7" w14:textId="01D9B962" w:rsidR="0027250E" w:rsidRDefault="0019344F" w:rsidP="0027250E">
      <w:pPr>
        <w:jc w:val="both"/>
      </w:pPr>
      <w:del w:id="66" w:author="RENATO JOSE QUILICHE ALTAMIRANO" w:date="2022-11-17T21:22:00Z">
        <w:r w:rsidDel="00612ED1">
          <w:delText xml:space="preserve">Cold waves </w:delText>
        </w:r>
      </w:del>
      <w:del w:id="67" w:author="RENATO JOSE QUILICHE ALTAMIRANO" w:date="2022-11-17T20:49:00Z">
        <w:r w:rsidDel="003D0AB4">
          <w:delText xml:space="preserve">and severe winter conditions or </w:delText>
        </w:r>
      </w:del>
      <w:del w:id="68" w:author="RENATO JOSE QUILICHE ALTAMIRANO" w:date="2022-11-17T21:22:00Z">
        <w:r w:rsidDel="00612ED1">
          <w:delText>disasters</w:delText>
        </w:r>
        <w:r w:rsidR="00B9430A" w:rsidDel="00612ED1">
          <w:delText xml:space="preserve"> that </w:delText>
        </w:r>
        <w:r w:rsidR="006C4119" w:rsidDel="00612ED1">
          <w:delText>result from</w:delText>
        </w:r>
        <w:r w:rsidDel="00612ED1">
          <w:delText xml:space="preserve"> </w:delText>
        </w:r>
        <w:r w:rsidR="00B9430A" w:rsidDel="00612ED1">
          <w:delText>systematized and localized ELTEs</w:delText>
        </w:r>
        <w:r w:rsidR="00122FA8" w:rsidDel="00612ED1">
          <w:delText xml:space="preserve"> are recurrent in Puno</w:delText>
        </w:r>
        <w:r w:rsidR="006C4119" w:rsidDel="00612ED1">
          <w:delText xml:space="preserve">. That is why </w:delText>
        </w:r>
      </w:del>
      <w:ins w:id="69" w:author="RENATO JOSE QUILICHE ALTAMIRANO" w:date="2022-11-17T21:20:00Z">
        <w:r w:rsidR="00612ED1">
          <w:t>R</w:t>
        </w:r>
      </w:ins>
      <w:del w:id="70" w:author="RENATO JOSE QUILICHE ALTAMIRANO" w:date="2022-11-17T21:20:00Z">
        <w:r w:rsidR="006C4119" w:rsidDel="00612ED1">
          <w:delText>r</w:delText>
        </w:r>
      </w:del>
      <w:r w:rsidR="006C4119">
        <w:t>esearch on proactive disaster risk reduction would greatly impact</w:t>
      </w:r>
      <w:r>
        <w:t xml:space="preserve"> </w:t>
      </w:r>
      <w:del w:id="71" w:author="RENATO JOSE QUILICHE ALTAMIRANO" w:date="2022-11-17T21:20:00Z">
        <w:r w:rsidDel="00612ED1">
          <w:delText>this region</w:delText>
        </w:r>
        <w:r w:rsidR="00122FA8" w:rsidDel="00612ED1">
          <w:delText>.</w:delText>
        </w:r>
      </w:del>
      <w:ins w:id="72" w:author="RENATO JOSE QUILICHE ALTAMIRANO" w:date="2022-11-17T21:20:00Z">
        <w:r w:rsidR="00612ED1">
          <w:t>Puno beca</w:t>
        </w:r>
      </w:ins>
      <w:ins w:id="73" w:author="RENATO JOSE QUILICHE ALTAMIRANO" w:date="2022-11-17T21:21:00Z">
        <w:r w:rsidR="00612ED1">
          <w:t>use of the high prevalence of</w:t>
        </w:r>
      </w:ins>
      <w:ins w:id="74" w:author="RENATO JOSE QUILICHE ALTAMIRANO" w:date="2022-11-17T21:20:00Z">
        <w:r w:rsidR="00612ED1">
          <w:t xml:space="preserve"> agricultural households’,</w:t>
        </w:r>
      </w:ins>
      <w:ins w:id="75" w:author="RENATO JOSE QUILICHE ALTAMIRANO" w:date="2022-11-17T21:21:00Z">
        <w:r w:rsidR="00612ED1">
          <w:t xml:space="preserve"> in which</w:t>
        </w:r>
      </w:ins>
      <w:ins w:id="76" w:author="RENATO JOSE QUILICHE ALTAMIRANO" w:date="2022-11-17T21:20:00Z">
        <w:r w:rsidR="00612ED1">
          <w:t xml:space="preserve"> these disasters may cause economic losses that have an impact on their long-run wealth. If a community is not prepared to face cold wave-related disasters, then it might enter into a vicious cycle where cold wave affect economy and this affect the ability to respond and recover from disasters, finally producing a lower budget to invest in creation of resilience (Besiou et al., 2021).</w:t>
        </w:r>
      </w:ins>
      <w:r w:rsidR="00122FA8">
        <w:t xml:space="preserve"> </w:t>
      </w:r>
      <w:ins w:id="77" w:author="RENATO JOSE QUILICHE ALTAMIRANO" w:date="2022-11-17T21:22:00Z">
        <w:r w:rsidR="00612ED1">
          <w:t>Cold wave-</w:t>
        </w:r>
      </w:ins>
      <w:ins w:id="78" w:author="RENATO JOSE QUILICHE ALTAMIRANO" w:date="2022-11-17T21:21:00Z">
        <w:r w:rsidR="00612ED1">
          <w:t>related disasters are recurrent in Puno.</w:t>
        </w:r>
      </w:ins>
    </w:p>
    <w:p w14:paraId="2F3A7FEC" w14:textId="706DA1C7" w:rsidR="00C1432C" w:rsidRDefault="00DD6213" w:rsidP="0027250E">
      <w:pPr>
        <w:jc w:val="both"/>
      </w:pPr>
      <w:r>
        <w:lastRenderedPageBreak/>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of study characterized by </w:t>
      </w:r>
      <w:r w:rsidR="00976B41">
        <w:t>spatially dispersed</w:t>
      </w:r>
      <w:r>
        <w:t xml:space="preserve"> final demand points and high peaks of deprivations caused by accumulated vulnerabilities</w:t>
      </w:r>
      <w:r w:rsidR="008814C8">
        <w:t xml:space="preserve"> (Kim and Sohn, 2018; Quiliche et al., 2021)</w:t>
      </w:r>
      <w:r w:rsidR="00E466BE">
        <w:t xml:space="preserve">; thus, </w:t>
      </w:r>
      <w:r w:rsidR="008814C8">
        <w:t>accurate forecasts are of special importance.</w:t>
      </w:r>
      <w:r w:rsidR="00BB79B4">
        <w:t xml:space="preserve"> </w:t>
      </w:r>
      <w:commentRangeStart w:id="79"/>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BB79B4">
        <w:t>main concern of humanitarian logistics.</w:t>
      </w:r>
      <w:commentRangeEnd w:id="79"/>
      <w:r w:rsidR="00C55FC5">
        <w:rPr>
          <w:rStyle w:val="Refdecomentrio"/>
        </w:rPr>
        <w:commentReference w:id="79"/>
      </w:r>
    </w:p>
    <w:p w14:paraId="7790FBB3" w14:textId="12E9021C"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in contrast 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key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that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 xml:space="preserve">hyperparameters’ optimization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includes sequential optimization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240304A8" w:rsidR="006C02AB" w:rsidRDefault="00EE44CF" w:rsidP="0027250E">
      <w:pPr>
        <w:jc w:val="both"/>
      </w:pPr>
      <w:r>
        <w:t xml:space="preserve">The </w:t>
      </w:r>
      <w:commentRangeStart w:id="80"/>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80"/>
      <w:r w:rsidR="00E87C79">
        <w:rPr>
          <w:rStyle w:val="Refdecomentrio"/>
        </w:rPr>
        <w:commentReference w:id="80"/>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 livelihoods that are strongly linked to agriculture and livestock</w:t>
      </w:r>
      <w:r w:rsidR="006C02AB">
        <w:t xml:space="preserve"> (Quiliche and Mancilla, 2021)</w:t>
      </w:r>
      <w:r>
        <w:t xml:space="preserve">. </w:t>
      </w:r>
    </w:p>
    <w:p w14:paraId="5B1120DC" w14:textId="436323D0" w:rsidR="00976B41" w:rsidRDefault="00BC6A17" w:rsidP="00976B41">
      <w:pPr>
        <w:jc w:val="both"/>
      </w:pPr>
      <w:r>
        <w:t>T</w:t>
      </w:r>
      <w:r w:rsidR="00976B41">
        <w:t xml:space="preserve">he remaining of this paper is divided into five sections. </w:t>
      </w:r>
      <w:commentRangeStart w:id="81"/>
      <w:r w:rsidR="00976B41">
        <w:t xml:space="preserve">Section 2 describes the main work on SLAs, so as machine learning applications to disaster risk management and emergencies assessment. </w:t>
      </w:r>
      <w:commentRangeEnd w:id="81"/>
      <w:r>
        <w:rPr>
          <w:rStyle w:val="Refdecomentrio"/>
        </w:rPr>
        <w:commentReference w:id="81"/>
      </w:r>
      <w:r w:rsidR="00976B41">
        <w:t>Section 3 details the data collection methods and processing pipeline,</w:t>
      </w:r>
      <w:r>
        <w:t xml:space="preserve"> and</w:t>
      </w:r>
      <w:r w:rsidR="00976B41">
        <w:t xml:space="preserve"> the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del w:id="82" w:author="RENATO JOSE QUILICHE ALTAMIRANO" w:date="2022-11-17T21:22:00Z">
        <w:r w:rsidDel="00612ED1">
          <w:delText>Section  6</w:delText>
        </w:r>
      </w:del>
      <w:ins w:id="83" w:author="RENATO JOSE QUILICHE ALTAMIRANO" w:date="2022-11-17T21:22:00Z">
        <w:r w:rsidR="00612ED1">
          <w:t>Section 6</w:t>
        </w:r>
      </w:ins>
      <w:r>
        <w:t xml:space="preserve"> brings our </w:t>
      </w:r>
      <w:r w:rsidR="006C4119">
        <w:t xml:space="preserve">conclusions </w:t>
      </w:r>
      <w:r>
        <w:t>and</w:t>
      </w:r>
      <w:r w:rsidR="00976B41">
        <w:t xml:space="preserve"> recommendations for improvements on disaster preparedness strategies and future research avenues.</w:t>
      </w:r>
    </w:p>
    <w:p w14:paraId="396B460F" w14:textId="5847F09E" w:rsidR="007555E9" w:rsidRDefault="007555E9" w:rsidP="004E388A">
      <w:pPr>
        <w:pStyle w:val="Ttulo1"/>
        <w:numPr>
          <w:ilvl w:val="0"/>
          <w:numId w:val="10"/>
        </w:numPr>
        <w:ind w:left="360"/>
        <w:rPr>
          <w:bCs/>
        </w:rPr>
        <w:pPrChange w:id="84" w:author="RENATO JOSE QUILICHE ALTAMIRANO" w:date="2022-11-17T19:44:00Z">
          <w:pPr>
            <w:pStyle w:val="Ttulo1"/>
            <w:numPr>
              <w:numId w:val="8"/>
            </w:numPr>
            <w:ind w:left="360" w:hanging="360"/>
          </w:pPr>
        </w:pPrChange>
      </w:pPr>
      <w:r w:rsidRPr="00D04BAC">
        <w:rPr>
          <w:bCs/>
        </w:rPr>
        <w:t xml:space="preserve">Theoretical </w:t>
      </w:r>
      <w:r w:rsidR="00D94FB7">
        <w:rPr>
          <w:bCs/>
        </w:rPr>
        <w:t>foundation</w:t>
      </w:r>
    </w:p>
    <w:p w14:paraId="636B7DC5" w14:textId="77777777" w:rsidR="007555E9" w:rsidRPr="00EF5766" w:rsidRDefault="007555E9" w:rsidP="002D08B2">
      <w:pPr>
        <w:pStyle w:val="Ttulo2"/>
        <w:numPr>
          <w:ilvl w:val="1"/>
          <w:numId w:val="8"/>
        </w:numPr>
        <w:ind w:left="432"/>
      </w:pPr>
      <w:r>
        <w:t>Impacts of disasters triggered by ELTEs</w:t>
      </w:r>
      <w:r w:rsidRPr="00EF5766">
        <w:t xml:space="preserve"> in Puno, Perú</w:t>
      </w:r>
    </w:p>
    <w:p w14:paraId="2DC4E3FB" w14:textId="77777777" w:rsidR="007555E9" w:rsidRDefault="007555E9" w:rsidP="007555E9">
      <w:pPr>
        <w:jc w:val="both"/>
      </w:pPr>
      <w:r>
        <w:t xml:space="preserve">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w:t>
      </w:r>
      <w:r>
        <w:lastRenderedPageBreak/>
        <w:t>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having a monetary surplus to exchange for health and education services in local markets in contexts of severe deprivations and ELTEs for the case of Puno.</w:t>
      </w:r>
    </w:p>
    <w:p w14:paraId="5FAC74BF" w14:textId="77777777" w:rsidR="007555E9" w:rsidRDefault="007555E9" w:rsidP="002D08B2">
      <w:pPr>
        <w:pStyle w:val="Ttulo2"/>
        <w:numPr>
          <w:ilvl w:val="1"/>
          <w:numId w:val="8"/>
        </w:numPr>
        <w:ind w:left="432"/>
      </w:pPr>
      <w: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w:t>
      </w:r>
      <w:r>
        <w:lastRenderedPageBreak/>
        <w:t>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5AE6B537" w:rsidR="007555E9" w:rsidRDefault="007555E9" w:rsidP="007555E9">
      <w:pPr>
        <w:jc w:val="both"/>
      </w:pPr>
      <w:r>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r w:rsidR="000619B4">
        <w:t xml:space="preserve">(see Figure 2) </w:t>
      </w:r>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487FD316" w14:textId="54BD3908" w:rsidR="007555E9" w:rsidRDefault="007555E9" w:rsidP="002D08B2">
      <w:pPr>
        <w:jc w:val="both"/>
        <w:rPr>
          <w:b/>
          <w:bCs/>
        </w:rPr>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2B00E58A" w14:textId="6A00F6B0" w:rsidR="007555E9" w:rsidRDefault="007555E9" w:rsidP="002D08B2">
      <w:pPr>
        <w:jc w:val="both"/>
        <w:rPr>
          <w:b/>
          <w:bCs/>
        </w:rPr>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4E86E4B2" w14:textId="3A7EBC0C" w:rsidR="007555E9" w:rsidRPr="002E5182" w:rsidRDefault="007555E9" w:rsidP="002D08B2">
      <w:r w:rsidRPr="002E5182">
        <w:rPr>
          <w:b/>
          <w:bCs/>
        </w:rPr>
        <w:t>Table 1</w:t>
      </w:r>
      <w:r>
        <w:rPr>
          <w:b/>
          <w:bCs/>
        </w:rPr>
        <w:t xml:space="preserve">. </w:t>
      </w:r>
      <w:r>
        <w:t>Possible outcomes considering deprivation costs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lastRenderedPageBreak/>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2D08B2">
      <w:pPr>
        <w:pStyle w:val="Ttulo2"/>
        <w:numPr>
          <w:ilvl w:val="1"/>
          <w:numId w:val="8"/>
        </w:numPr>
        <w:ind w:left="432"/>
      </w:pPr>
      <w:r w:rsidRPr="002B03EB">
        <w:t>Characteristics of disasters triggered by ELTEs in Puno, Peru</w:t>
      </w:r>
    </w:p>
    <w:p w14:paraId="11AE6707" w14:textId="381504B0" w:rsidR="007555E9" w:rsidRDefault="007555E9" w:rsidP="007555E9">
      <w:pPr>
        <w:jc w:val="both"/>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r w:rsidR="000619B4">
        <w:t xml:space="preserve"> (Table 2)</w:t>
      </w:r>
      <w:r>
        <w:t>:</w:t>
      </w:r>
    </w:p>
    <w:p w14:paraId="362BF0C2" w14:textId="2B836123" w:rsidR="000619B4" w:rsidRDefault="000619B4" w:rsidP="002D08B2">
      <w:r w:rsidRPr="002E5182">
        <w:rPr>
          <w:b/>
          <w:bCs/>
        </w:rPr>
        <w:t xml:space="preserve">Table </w:t>
      </w:r>
      <w:r>
        <w:rPr>
          <w:b/>
          <w:bCs/>
        </w:rPr>
        <w:t xml:space="preserve">2. </w:t>
      </w:r>
      <w:r>
        <w:t>Possible outcomes considering deprivation costs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PargrafodaLista"/>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28727744" w:rsidR="007555E9" w:rsidRDefault="007555E9" w:rsidP="007555E9">
      <w:pPr>
        <w:jc w:val="both"/>
      </w:pPr>
      <w:r>
        <w:t xml:space="preserve">The following </w:t>
      </w:r>
      <w:r w:rsidR="006338B3">
        <w:t>Figure 3</w:t>
      </w:r>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w:t>
      </w:r>
      <w:r w:rsidR="006C4119">
        <w:t>seasonality</w:t>
      </w:r>
      <w:r>
        <w:t xml:space="preserve">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2D08B2">
      <w:pPr>
        <w:jc w:val="center"/>
      </w:pPr>
      <w:r w:rsidRPr="002D08B2">
        <w:rPr>
          <w:b/>
          <w:bCs/>
        </w:rPr>
        <w:lastRenderedPageBreak/>
        <w:t>Figure 3.</w:t>
      </w:r>
      <w:r>
        <w:t xml:space="preserve"> Time series plot for average minimum temperature in Puno 2009-2012</w:t>
      </w:r>
    </w:p>
    <w:tbl>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r>
    </w:tbl>
    <w:p w14:paraId="36C019C4" w14:textId="3260D8A5" w:rsidR="00B110B7" w:rsidRPr="006338B3" w:rsidRDefault="00B110B7"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p>
    <w:p w14:paraId="340231C6" w14:textId="586F98E6" w:rsidR="007555E9" w:rsidRDefault="007555E9" w:rsidP="007555E9">
      <w:pPr>
        <w:jc w:val="both"/>
      </w:pPr>
      <w:r>
        <w:lastRenderedPageBreak/>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Refdenotaderodap"/>
        </w:rPr>
        <w:footnoteReference w:id="1"/>
      </w:r>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2D08B2">
      <w:pPr>
        <w:pStyle w:val="Ttulo2"/>
        <w:numPr>
          <w:ilvl w:val="1"/>
          <w:numId w:val="8"/>
        </w:numPr>
        <w:ind w:left="432"/>
      </w:pPr>
      <w:r>
        <w:t>Vulnerability against cold waves and severe winter conditions</w:t>
      </w:r>
    </w:p>
    <w:p w14:paraId="4D7C5303" w14:textId="4C4989D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r w:rsidR="00644BB8">
        <w:t>4</w:t>
      </w:r>
      <w:r w:rsidRPr="00E12ACA">
        <w:t>.</w:t>
      </w:r>
    </w:p>
    <w:p w14:paraId="35897A86" w14:textId="3C39F896" w:rsidR="007555E9" w:rsidRPr="00F5464D" w:rsidRDefault="007555E9" w:rsidP="007555E9">
      <w:pPr>
        <w:jc w:val="center"/>
      </w:pPr>
      <w:r w:rsidRPr="00F5464D">
        <w:rPr>
          <w:b/>
          <w:bCs/>
        </w:rPr>
        <w:t xml:space="preserve">Figure </w:t>
      </w:r>
      <w:r w:rsidR="00644BB8">
        <w:rPr>
          <w:b/>
          <w:bCs/>
        </w:rPr>
        <w:t>4</w:t>
      </w:r>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7D8A295E" w:rsidR="007555E9" w:rsidRPr="00E12ACA" w:rsidRDefault="007555E9" w:rsidP="007555E9">
      <w:pPr>
        <w:jc w:val="both"/>
      </w:pPr>
      <w:r w:rsidRPr="00E12ACA">
        <w:lastRenderedPageBreak/>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r w:rsidR="003A3294">
        <w:t>to</w:t>
      </w:r>
      <w:r>
        <w:t xml:space="preserve"> disasters </w:t>
      </w:r>
      <w:r w:rsidRPr="00E12ACA">
        <w:t xml:space="preserve">according to Tasnuva et al. (2020). </w:t>
      </w:r>
      <w:r>
        <w:t>Bad</w:t>
      </w:r>
      <w:r w:rsidRPr="00E12ACA">
        <w:t xml:space="preserve"> outcomes in health, such as </w:t>
      </w:r>
      <w:r w:rsidR="003A3294">
        <w:t xml:space="preserve">a </w:t>
      </w:r>
      <w:r w:rsidRPr="00E12ACA">
        <w:t xml:space="preserve">high prevalence of chronic illness could be related with a higher vulnerability (Djalante et al., 2020). Certain </w:t>
      </w:r>
      <w:r>
        <w:t>configurations</w:t>
      </w:r>
      <w:r w:rsidRPr="00E12ACA">
        <w:t xml:space="preserve"> </w:t>
      </w:r>
      <w:r w:rsidR="003A3294">
        <w:t>of</w:t>
      </w:r>
      <w:r w:rsidRPr="00E12ACA">
        <w:t xml:space="preserve"> so</w:t>
      </w:r>
      <w:r>
        <w:t>cio-economic</w:t>
      </w:r>
      <w:r w:rsidRPr="00E12ACA">
        <w:t xml:space="preserve"> variables make households especially vulnerable, such as unemployment, </w:t>
      </w:r>
      <w:r w:rsidR="003A3294">
        <w:t xml:space="preserve">and </w:t>
      </w:r>
      <w:r w:rsidRPr="00E12ACA">
        <w:t xml:space="preserve">low educational achievement, </w:t>
      </w:r>
      <w:r>
        <w:t xml:space="preserve">there </w:t>
      </w:r>
      <w:r w:rsidR="003A3294">
        <w:t>is</w:t>
      </w:r>
      <w:r>
        <w:t xml:space="preserve"> evidence that </w:t>
      </w:r>
      <w:r w:rsidRPr="00E12ACA">
        <w:t xml:space="preserve">younger and female head of households </w:t>
      </w:r>
      <w:r>
        <w:t>is</w:t>
      </w:r>
      <w:r w:rsidRPr="00E12ACA">
        <w:t xml:space="preserve"> </w:t>
      </w:r>
      <w:r>
        <w:t xml:space="preserve">related to </w:t>
      </w:r>
      <w:r w:rsidR="003A3294">
        <w:t xml:space="preserve">the </w:t>
      </w:r>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2D08B2">
      <w:pPr>
        <w:pStyle w:val="Ttulo2"/>
        <w:numPr>
          <w:ilvl w:val="1"/>
          <w:numId w:val="8"/>
        </w:numPr>
        <w:ind w:left="432"/>
      </w:pPr>
      <w:r w:rsidRPr="00F83198">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DRM,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lastRenderedPageBreak/>
        <w:t>“With the advent of big data, cloud computing and developed technologies like drones, it would be interesting to look at algorithmic models to standardize the process of handling post-disaster operations” (Behl and Dutta, 2018).</w:t>
      </w:r>
    </w:p>
    <w:p w14:paraId="12016A89" w14:textId="6F3CAB3A" w:rsidR="007555E9" w:rsidRDefault="007555E9" w:rsidP="007555E9">
      <w:pPr>
        <w:jc w:val="both"/>
      </w:pPr>
      <w:r>
        <w:t xml:space="preserve">On the other hand, considering that this case implies seasonal hazards that </w:t>
      </w:r>
      <w:r w:rsidR="00C86534">
        <w:t>produce</w:t>
      </w:r>
      <w:r>
        <w:t xml:space="preserve"> recurrent disasters in Puno, human suffering alleviation and improvement in local livelihoods </w:t>
      </w:r>
      <w:r w:rsidR="005A1DEC">
        <w:t>are</w:t>
      </w:r>
      <w:r>
        <w:t xml:space="preserve"> 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r w:rsidR="005A1DEC">
        <w:t xml:space="preserve">the </w:t>
      </w:r>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PargrafodaLista"/>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PargrafodaLista"/>
        <w:numPr>
          <w:ilvl w:val="0"/>
          <w:numId w:val="2"/>
        </w:numPr>
        <w:jc w:val="both"/>
      </w:pPr>
      <w:r>
        <w:t>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PargrafodaLista"/>
        <w:numPr>
          <w:ilvl w:val="0"/>
          <w:numId w:val="2"/>
        </w:numPr>
        <w:jc w:val="both"/>
      </w:pPr>
      <w:r>
        <w:t>Considering temporal and resource considerations (Contreras, 2016).</w:t>
      </w:r>
    </w:p>
    <w:p w14:paraId="4CB73877" w14:textId="77777777" w:rsidR="007555E9" w:rsidRDefault="007555E9" w:rsidP="007555E9">
      <w:pPr>
        <w:pStyle w:val="PargrafodaLista"/>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PargrafodaLista"/>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0581C7BC" w:rsidR="007555E9" w:rsidRDefault="007555E9" w:rsidP="007555E9">
      <w:pPr>
        <w:jc w:val="both"/>
      </w:pPr>
      <w:r>
        <w:t xml:space="preserve">The following Figure </w:t>
      </w:r>
      <w:r w:rsidR="000633D9">
        <w:t>5</w:t>
      </w:r>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5ED82DEB" w:rsidR="007555E9" w:rsidRPr="009A4366" w:rsidRDefault="007555E9" w:rsidP="007555E9">
      <w:pPr>
        <w:jc w:val="center"/>
      </w:pPr>
      <w:r w:rsidRPr="009A4366">
        <w:rPr>
          <w:b/>
          <w:bCs/>
        </w:rPr>
        <w:lastRenderedPageBreak/>
        <w:t xml:space="preserve">Figure </w:t>
      </w:r>
      <w:r w:rsidR="000633D9">
        <w:rPr>
          <w:b/>
          <w:bCs/>
        </w:rPr>
        <w:t>5</w:t>
      </w:r>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PargrafodaLista"/>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PargrafodaLista"/>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PargrafodaLista"/>
        <w:numPr>
          <w:ilvl w:val="0"/>
          <w:numId w:val="3"/>
        </w:numPr>
        <w:jc w:val="both"/>
      </w:pPr>
      <w:r>
        <w:t>The budget for following PDRDPA is substantially lower, and this induces a cyclical scheme in which it turns particularly hard to deal with future disasters.</w:t>
      </w:r>
    </w:p>
    <w:p w14:paraId="64FD158A" w14:textId="26667A2C" w:rsidR="007555E9" w:rsidRPr="00C91185" w:rsidRDefault="007555E9" w:rsidP="007555E9">
      <w:pPr>
        <w:jc w:val="center"/>
      </w:pPr>
      <w:r w:rsidRPr="00C91185">
        <w:rPr>
          <w:b/>
          <w:bCs/>
        </w:rPr>
        <w:t xml:space="preserve">Figure </w:t>
      </w:r>
      <w:r w:rsidR="000633D9">
        <w:rPr>
          <w:b/>
          <w:bCs/>
        </w:rPr>
        <w:t>6</w:t>
      </w:r>
      <w:r>
        <w:rPr>
          <w:b/>
          <w:bCs/>
        </w:rPr>
        <w:t xml:space="preserve">. </w:t>
      </w:r>
      <w:r>
        <w:t>Theorical representation Disaster Management Helix optimization</w:t>
      </w:r>
    </w:p>
    <w:p w14:paraId="5C302BAB" w14:textId="77777777" w:rsidR="007555E9" w:rsidRDefault="007555E9" w:rsidP="007555E9">
      <w:pPr>
        <w:jc w:val="both"/>
      </w:pPr>
      <w:r w:rsidRPr="00D04BAC">
        <w:rPr>
          <w:noProof/>
        </w:rPr>
        <w:lastRenderedPageBreak/>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4E388A">
      <w:pPr>
        <w:pStyle w:val="Ttulo1"/>
        <w:numPr>
          <w:ilvl w:val="0"/>
          <w:numId w:val="10"/>
        </w:numPr>
        <w:ind w:left="360"/>
        <w:pPrChange w:id="85" w:author="RENATO JOSE QUILICHE ALTAMIRANO" w:date="2022-11-17T19:44:00Z">
          <w:pPr>
            <w:pStyle w:val="Ttulo1"/>
            <w:numPr>
              <w:numId w:val="8"/>
            </w:numPr>
            <w:ind w:left="360" w:hanging="360"/>
          </w:pPr>
        </w:pPrChange>
      </w:pPr>
      <w:r>
        <w:t>Materials and methods</w:t>
      </w:r>
    </w:p>
    <w:p w14:paraId="07C8489C" w14:textId="77777777" w:rsidR="007555E9" w:rsidRDefault="007555E9" w:rsidP="002D08B2">
      <w:pPr>
        <w:pStyle w:val="Ttulo2"/>
        <w:numPr>
          <w:ilvl w:val="1"/>
          <w:numId w:val="8"/>
        </w:numPr>
        <w:ind w:left="432"/>
      </w:pPr>
      <w:r>
        <w:t>Data collection methods and the classification problem</w:t>
      </w:r>
    </w:p>
    <w:p w14:paraId="29963628" w14:textId="2587E9FC"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r w:rsidR="00A00DF2">
        <w:t>,</w:t>
      </w:r>
      <w:r>
        <w:t xml:space="preserve"> according to insights </w:t>
      </w:r>
      <w:r w:rsidR="00573CA3">
        <w:t xml:space="preserve">pointed in the literature </w:t>
      </w:r>
      <w:r>
        <w:t xml:space="preserve">on </w:t>
      </w:r>
      <w:r w:rsidRPr="00596450">
        <w:rPr>
          <w:highlight w:val="yellow"/>
        </w:rPr>
        <w:t xml:space="preserve">possible features that may predict disaster risk classification and thus output a decision regarding </w:t>
      </w:r>
      <w:r w:rsidR="002A0B37">
        <w:rPr>
          <w:highlight w:val="yellow"/>
        </w:rPr>
        <w:t xml:space="preserve">aid </w:t>
      </w:r>
      <w:r w:rsidRPr="00596450">
        <w:rPr>
          <w:highlight w:val="yellow"/>
        </w:rPr>
        <w:t>delivery</w:t>
      </w:r>
      <w:r>
        <w:t xml:space="preserve"> (UNDRR, 2015; Salazar-Briones et al., 2020 and Renteria et al., 2021). In </w:t>
      </w:r>
      <w:r w:rsidR="002A0B37">
        <w:t xml:space="preserve">the </w:t>
      </w:r>
      <w:r>
        <w:t>survey, questions are asked to the head of the household and 23.33% of them are answered by another informant.</w:t>
      </w:r>
    </w:p>
    <w:p w14:paraId="02A859D4" w14:textId="43F59C12" w:rsidR="007555E9" w:rsidRDefault="007555E9" w:rsidP="007555E9">
      <w:pPr>
        <w:jc w:val="both"/>
      </w:pPr>
      <w:r>
        <w:t xml:space="preserve">The learning target is a binary indicator as shown by Equation 1. The empirical classification problem will be assessed through the lens of supervised learning techniques. Regarding classification classes, module 612 </w:t>
      </w:r>
      <w:r w:rsidR="00D2292E">
        <w:t>asks</w:t>
      </w:r>
      <w:r>
        <w:t xml:space="preserve"> the following question for each household: </w:t>
      </w:r>
      <w:r w:rsidRPr="00BD0363">
        <w:t>in the last 12 months, your house has been affected by natural disasters (drought, storm, plague, flood, etc.)?</w:t>
      </w:r>
      <w:r>
        <w:t xml:space="preserve"> </w:t>
      </w:r>
      <w:r>
        <w:lastRenderedPageBreak/>
        <w:t>One identified</w:t>
      </w:r>
      <w:r w:rsidRPr="00BD0363">
        <w:t xml:space="preserve"> problem </w:t>
      </w:r>
      <w:r>
        <w:t>is that</w:t>
      </w:r>
      <w:r w:rsidRPr="00BD0363">
        <w:t xml:space="preserve"> such </w:t>
      </w:r>
      <w:r w:rsidR="00D2292E">
        <w:t xml:space="preserve">a </w:t>
      </w:r>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PargrafodaLista"/>
        <w:numPr>
          <w:ilvl w:val="0"/>
          <w:numId w:val="5"/>
        </w:numPr>
        <w:jc w:val="both"/>
      </w:pPr>
      <w:r>
        <w:t>For the specific case of Puno, there is an overwhelming prevalence of risks related to low temperatures</w:t>
      </w:r>
      <w:r>
        <w:rPr>
          <w:rStyle w:val="Refdenotaderodap"/>
        </w:rPr>
        <w:footnoteReference w:id="2"/>
      </w:r>
      <w:r>
        <w:t xml:space="preserve">. Furthermore, in this area lays 99.1% of the total population of Puno. </w:t>
      </w:r>
    </w:p>
    <w:p w14:paraId="5893081F" w14:textId="77777777" w:rsidR="007555E9" w:rsidRDefault="007555E9" w:rsidP="007555E9">
      <w:pPr>
        <w:pStyle w:val="PargrafodaLista"/>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4071286B" w:rsidR="007555E9" w:rsidRPr="001208AF" w:rsidRDefault="007555E9" w:rsidP="007555E9">
      <w:pPr>
        <w:pStyle w:val="PargrafodaLista"/>
        <w:numPr>
          <w:ilvl w:val="0"/>
          <w:numId w:val="5"/>
        </w:numPr>
        <w:jc w:val="both"/>
      </w:pPr>
      <w:proofErr w:type="spellStart"/>
      <w:r w:rsidRPr="00C85E30">
        <w:t>Rentería</w:t>
      </w:r>
      <w:proofErr w:type="spellEnd"/>
      <w:r w:rsidRPr="00C85E30">
        <w:t xml:space="preserve">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r w:rsidR="00FF53A6">
        <w:t xml:space="preserve">the </w:t>
      </w:r>
      <w:r>
        <w:t>vulnerability conditions shared by these households.</w:t>
      </w:r>
    </w:p>
    <w:p w14:paraId="1CEF1BF8" w14:textId="50286E75" w:rsidR="007555E9" w:rsidRDefault="007555E9" w:rsidP="007555E9">
      <w:pPr>
        <w:jc w:val="both"/>
      </w:pPr>
      <w:r>
        <w:t xml:space="preserve">Considering this evidence, it </w:t>
      </w:r>
      <w:r w:rsidR="00D762B6">
        <w:t xml:space="preserve">seems </w:t>
      </w:r>
      <w:r>
        <w:t xml:space="preserve">reasonable to operationalize the target variable as in Equation 1: equal to one when </w:t>
      </w:r>
      <w:r w:rsidR="00D762B6">
        <w:t xml:space="preserve">the </w:t>
      </w:r>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22D178D2"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Legenda"/>
        <w:rPr>
          <w:i w:val="0"/>
          <w:iCs w:val="0"/>
          <w:color w:val="auto"/>
        </w:rPr>
      </w:pPr>
      <w:bookmarkStart w:id="86" w:name="_Ref109218879"/>
      <w:commentRangeStart w:id="87"/>
      <w:r w:rsidRPr="00882F4D">
        <w:rPr>
          <w:b/>
          <w:bCs/>
          <w:i w:val="0"/>
          <w:iCs w:val="0"/>
          <w:color w:val="auto"/>
        </w:rPr>
        <w:t xml:space="preserve">Equation </w:t>
      </w:r>
      <w:commentRangeEnd w:id="87"/>
      <w:r w:rsidR="00BB30D0">
        <w:rPr>
          <w:rStyle w:val="Refdecomentrio"/>
          <w:rFonts w:ascii="Calibri" w:eastAsia="Calibri" w:hAnsi="Calibri" w:cs="Calibri"/>
          <w:i w:val="0"/>
          <w:iCs w:val="0"/>
          <w:color w:val="auto"/>
          <w:lang w:eastAsia="es-ES"/>
        </w:rPr>
        <w:commentReference w:id="87"/>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86"/>
      <w:r>
        <w:rPr>
          <w:i w:val="0"/>
          <w:iCs w:val="0"/>
          <w:color w:val="auto"/>
        </w:rPr>
        <w:t>disaster risk</w:t>
      </w:r>
    </w:p>
    <w:p w14:paraId="31571EC8" w14:textId="77777777" w:rsidR="007555E9" w:rsidRDefault="007555E9" w:rsidP="002D08B2">
      <w:pPr>
        <w:pStyle w:val="Ttulo2"/>
        <w:numPr>
          <w:ilvl w:val="1"/>
          <w:numId w:val="8"/>
        </w:numPr>
        <w:ind w:left="432"/>
      </w:pPr>
      <w:r>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Refdenotaderodap"/>
        </w:rPr>
        <w:footnoteReference w:id="3"/>
      </w:r>
      <w:r>
        <w:t xml:space="preserve">. To overcome this obstacle, we have selected supervised algorithms that </w:t>
      </w:r>
      <w:r>
        <w:lastRenderedPageBreak/>
        <w:t>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PargrafodaLista"/>
        <w:numPr>
          <w:ilvl w:val="1"/>
          <w:numId w:val="4"/>
        </w:numPr>
        <w:jc w:val="both"/>
      </w:pPr>
      <w:r>
        <w:t>Proposed supervised learning algorithms</w:t>
      </w:r>
    </w:p>
    <w:p w14:paraId="6269D350" w14:textId="77777777" w:rsidR="007555E9" w:rsidRDefault="007555E9" w:rsidP="007555E9">
      <w:pPr>
        <w:jc w:val="both"/>
      </w:pPr>
      <w:r>
        <w: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r w:rsidR="004D323A">
        <w:t xml:space="preserve">the </w:t>
      </w:r>
      <w:r>
        <w:t xml:space="preserve">bias-variance trade-off and maximize </w:t>
      </w:r>
      <w:r w:rsidR="004D323A">
        <w:t xml:space="preserve">the </w:t>
      </w:r>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PargrafodaLista"/>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PargrafodaLista"/>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PargrafodaLista"/>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PargrafodaLista"/>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PargrafodaLista"/>
        <w:numPr>
          <w:ilvl w:val="1"/>
          <w:numId w:val="6"/>
        </w:numPr>
        <w:jc w:val="both"/>
      </w:pPr>
      <w:r>
        <w:lastRenderedPageBreak/>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PargrafodaLista"/>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PargrafodaLista"/>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PargrafodaLista"/>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PargrafodaLista"/>
        <w:numPr>
          <w:ilvl w:val="0"/>
          <w:numId w:val="6"/>
        </w:numPr>
        <w:jc w:val="both"/>
      </w:pPr>
      <w:r>
        <w:t>Build the prediction algorithm by averaging the probabilistic prediction among the entire forest.</w:t>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389933CB" w:rsidR="007555E9" w:rsidRDefault="007555E9" w:rsidP="007555E9">
      <w:pPr>
        <w:jc w:val="both"/>
      </w:pPr>
      <w:r>
        <w:t xml:space="preserve">The SVC is a model based </w:t>
      </w:r>
      <w:r w:rsidR="006F1770">
        <w:t xml:space="preserve">on the </w:t>
      </w:r>
      <w:r>
        <w:t xml:space="preserve"> construction of Support Vector Machines (SVM) that are in essence hyper-planes that sp</w:t>
      </w:r>
      <w:r w:rsidR="006F1770">
        <w:t>l</w:t>
      </w:r>
      <w:r>
        <w:t xml:space="preserve">it the dataset based on their patterns following a target. The maximization problem aims to find the hyper-plane that maximizes the distance between feature space considering the target classes. The SVC first creates </w:t>
      </w:r>
      <w:r w:rsidR="00084750">
        <w:t xml:space="preserve">a </w:t>
      </w:r>
      <w:r>
        <w:t>linear separating hyper-plane and then 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88"/>
      <w:r>
        <w:rPr>
          <w:rFonts w:eastAsiaTheme="minorEastAsia"/>
          <w:iCs/>
        </w:rPr>
        <w:t xml:space="preserve">Where, . Sparse </w:t>
      </w:r>
      <w:commentRangeEnd w:id="88"/>
      <w:r w:rsidR="00256C7A">
        <w:rPr>
          <w:rStyle w:val="Refdecomentrio"/>
        </w:rPr>
        <w:commentReference w:id="88"/>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PargrafodaLista"/>
        <w:numPr>
          <w:ilvl w:val="1"/>
          <w:numId w:val="4"/>
        </w:numPr>
        <w:jc w:val="both"/>
      </w:pPr>
      <w:r>
        <w:t>Post-processing metrics</w:t>
      </w:r>
    </w:p>
    <w:p w14:paraId="2AAF71FE" w14:textId="4B8EEB65" w:rsidR="007555E9" w:rsidRDefault="007555E9" w:rsidP="007555E9">
      <w:pPr>
        <w:jc w:val="both"/>
      </w:pPr>
      <w:r>
        <w:t xml:space="preserve">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w:t>
      </w:r>
      <w:r>
        <w:lastRenderedPageBreak/>
        <w:t>performance metrics and logistic, deprivation and social costs (Holguin-Veras et al, 2013; Shao et al., 2020) will be next defined:</w:t>
      </w:r>
    </w:p>
    <w:p w14:paraId="44E9553D" w14:textId="49265397" w:rsidR="00834E96" w:rsidRPr="001771AC" w:rsidRDefault="00834E96" w:rsidP="007555E9">
      <w:pPr>
        <w:jc w:val="both"/>
      </w:pPr>
      <w:r>
        <w:t>Figure 7</w:t>
      </w:r>
    </w:p>
    <w:p w14:paraId="27B4F8C3" w14:textId="5F52CC19"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p w14:paraId="066CBF6A" w14:textId="4A516CA9" w:rsidR="00834E96" w:rsidRDefault="00834E96" w:rsidP="007555E9">
      <w:pPr>
        <w:jc w:val="both"/>
        <w:rPr>
          <w:b/>
          <w:bCs/>
        </w:rPr>
      </w:pPr>
      <w:r>
        <w:rPr>
          <w:b/>
          <w:bCs/>
        </w:rPr>
        <w:t>Table 3: Interpretation of confusion matrix elements</w:t>
      </w:r>
    </w:p>
    <w:tbl>
      <w:tblPr>
        <w:tblStyle w:val="Tabelacomgrade"/>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PargrafodaLista"/>
        <w:numPr>
          <w:ilvl w:val="1"/>
          <w:numId w:val="4"/>
        </w:numPr>
        <w:jc w:val="both"/>
      </w:pPr>
      <w:r>
        <w:t>Experimental setting: a domain-based approach to HPO</w:t>
      </w:r>
    </w:p>
    <w:p w14:paraId="550AD02A" w14:textId="7CB077AE" w:rsidR="007555E9" w:rsidRDefault="007555E9" w:rsidP="007555E9">
      <w:pPr>
        <w:jc w:val="both"/>
        <w:rPr>
          <w:highlight w:val="yellow"/>
        </w:rPr>
      </w:pPr>
      <w:r w:rsidRPr="00CA3D95">
        <w:t xml:space="preserve">Although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r w:rsidR="00AA2F19">
        <w:t xml:space="preserve">main  </w:t>
      </w:r>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89"/>
      <w:r w:rsidRPr="00170C41">
        <w:rPr>
          <w:highlight w:val="yellow"/>
        </w:rPr>
        <w:t>Pseudo-algorithm</w:t>
      </w:r>
      <w:commentRangeEnd w:id="89"/>
      <w:r w:rsidR="00AA2F19">
        <w:rPr>
          <w:rStyle w:val="Refdecomentrio"/>
        </w:rPr>
        <w:commentReference w:id="89"/>
      </w:r>
    </w:p>
    <w:p w14:paraId="3973930C" w14:textId="77777777" w:rsidR="007555E9" w:rsidRDefault="007555E9" w:rsidP="007555E9">
      <w:pPr>
        <w:pStyle w:val="PargrafodaLista"/>
        <w:numPr>
          <w:ilvl w:val="0"/>
          <w:numId w:val="7"/>
        </w:numPr>
        <w:jc w:val="both"/>
      </w:pPr>
      <w:r>
        <w:t>Define the space of the search of hyperparameters for each supervised algorithm.</w:t>
      </w:r>
    </w:p>
    <w:p w14:paraId="21DD0F99" w14:textId="77777777" w:rsidR="007555E9" w:rsidRDefault="007555E9" w:rsidP="007555E9">
      <w:pPr>
        <w:pStyle w:val="PargrafodaLista"/>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PargrafodaLista"/>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PargrafodaLista"/>
        <w:numPr>
          <w:ilvl w:val="0"/>
          <w:numId w:val="7"/>
        </w:numPr>
        <w:jc w:val="both"/>
      </w:pPr>
      <w:r>
        <w:t xml:space="preserve">Keep the ‘percentile=5’ best hyperparameter configurations based on average MCC. </w:t>
      </w:r>
    </w:p>
    <w:p w14:paraId="60615C15" w14:textId="77777777" w:rsidR="007555E9" w:rsidRDefault="007555E9" w:rsidP="007555E9">
      <w:pPr>
        <w:pStyle w:val="PargrafodaLista"/>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lastRenderedPageBreak/>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3B38F2DE" w:rsidR="007555E9" w:rsidRDefault="007555E9" w:rsidP="007555E9">
      <w:pPr>
        <w:jc w:val="both"/>
      </w:pPr>
      <w:r>
        <w:t xml:space="preserve">Table </w:t>
      </w:r>
      <w:r w:rsidR="00834E96">
        <w:t>4</w:t>
      </w:r>
      <w:r>
        <w:t>: Parameter grid for supervised learning algorithms</w:t>
      </w:r>
    </w:p>
    <w:tbl>
      <w:tblPr>
        <w:tblStyle w:val="Tabelacomgrade"/>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2B3690FE"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593EEEC1" w:rsidR="007555E9" w:rsidRPr="002D08B2" w:rsidRDefault="007555E9" w:rsidP="00803E7C">
            <w:pPr>
              <w:jc w:val="both"/>
              <w:rPr>
                <w:rFonts w:eastAsiaTheme="minorEastAsia"/>
                <w:lang w:val="pt-BR"/>
              </w:rPr>
            </w:pPr>
            <m:oMathPara>
              <m:oMath>
                <m:r>
                  <m:rPr>
                    <m:nor/>
                  </m:rPr>
                  <w:rPr>
                    <w:rFonts w:ascii="Cambria Math" w:eastAsiaTheme="minorEastAsia" w:hAnsi="Cambria Math"/>
                    <w:lang w:val="pt-BR"/>
                  </w:rPr>
                  <m:t>max_samples=[</m:t>
                </m:r>
                <m:r>
                  <m:rPr>
                    <m:nor/>
                  </m:rPr>
                  <w:rPr>
                    <w:rFonts w:ascii="Cambria Math" w:eastAsiaTheme="minorEastAsia" w:hAnsi="Cambria Math"/>
                    <w:lang w:val="pt-BR"/>
                  </w:rPr>
                  <m:t>‘</m:t>
                </m:r>
                <m:r>
                  <m:rPr>
                    <m:nor/>
                  </m:rPr>
                  <w:rPr>
                    <w:rFonts w:ascii="Cambria Math" w:eastAsiaTheme="minorEastAsia" w:hAnsi="Cambria Math"/>
                    <w:lang w:val="pt-BR"/>
                  </w:rPr>
                  <m:t>0.2</m:t>
                </m:r>
                <m:r>
                  <m:rPr>
                    <m:nor/>
                  </m:rPr>
                  <w:rPr>
                    <w:rFonts w:ascii="Cambria Math" w:eastAsiaTheme="minorEastAsia" w:hAnsi="Cambria Math"/>
                    <w:lang w:val="pt-BR"/>
                  </w:rPr>
                  <m:t>’</m:t>
                </m:r>
                <m:r>
                  <m:rPr>
                    <m:nor/>
                  </m:rPr>
                  <w:rPr>
                    <w:rFonts w:ascii="Cambria Math" w:eastAsiaTheme="minorEastAsia" w:hAnsi="Cambria Math"/>
                    <w:lang w:val="pt-BR"/>
                  </w:rPr>
                  <m:t xml:space="preserve">, </m:t>
                </m:r>
                <m:r>
                  <m:rPr>
                    <m:nor/>
                  </m:rPr>
                  <w:rPr>
                    <w:rFonts w:ascii="Cambria Math" w:eastAsiaTheme="minorEastAsia" w:hAnsi="Cambria Math"/>
                    <w:lang w:val="pt-BR"/>
                  </w:rPr>
                  <m:t>‘</m:t>
                </m:r>
                <m:r>
                  <m:rPr>
                    <m:nor/>
                  </m:rPr>
                  <w:rPr>
                    <w:rFonts w:ascii="Cambria Math" w:eastAsiaTheme="minorEastAsia" w:hAnsi="Cambria Math"/>
                    <w:lang w:val="pt-BR"/>
                  </w:rPr>
                  <m:t>0.5</m:t>
                </m:r>
                <m:r>
                  <m:rPr>
                    <m:nor/>
                  </m:rPr>
                  <w:rPr>
                    <w:rFonts w:ascii="Cambria Math" w:eastAsiaTheme="minorEastAsia" w:hAnsi="Cambria Math"/>
                    <w:lang w:val="pt-BR"/>
                  </w:rPr>
                  <m:t>’</m:t>
                </m:r>
                <m:r>
                  <m:rPr>
                    <m:nor/>
                  </m:rPr>
                  <w:rPr>
                    <w:rFonts w:ascii="Cambria Math" w:eastAsiaTheme="minorEastAsia" w:hAnsi="Cambria Math"/>
                    <w:lang w:val="pt-BR"/>
                  </w:rPr>
                  <m:t xml:space="preserve">, </m:t>
                </m:r>
                <m:r>
                  <m:rPr>
                    <m:nor/>
                  </m:rPr>
                  <w:rPr>
                    <w:rFonts w:ascii="Cambria Math" w:eastAsiaTheme="minorEastAsia" w:hAnsi="Cambria Math"/>
                    <w:lang w:val="pt-BR"/>
                  </w:rPr>
                  <m:t>‘</m:t>
                </m:r>
                <m:r>
                  <m:rPr>
                    <m:nor/>
                  </m:rPr>
                  <w:rPr>
                    <w:rFonts w:ascii="Cambria Math" w:eastAsiaTheme="minorEastAsia" w:hAnsi="Cambria Math"/>
                    <w:lang w:val="pt-BR"/>
                  </w:rPr>
                  <m:t>0.8</m:t>
                </m:r>
                <m:r>
                  <m:rPr>
                    <m:nor/>
                  </m:rPr>
                  <w:rPr>
                    <w:rFonts w:ascii="Cambria Math" w:eastAsiaTheme="minorEastAsia" w:hAnsi="Cambria Math"/>
                    <w:lang w:val="pt-BR"/>
                  </w:rPr>
                  <m:t>’</m:t>
                </m:r>
                <m:r>
                  <m:rPr>
                    <m:nor/>
                  </m:rPr>
                  <w:rPr>
                    <w:rFonts w:ascii="Cambria Math" w:eastAsiaTheme="minorEastAsia" w:hAnsi="Cambria Math"/>
                    <w:lang w:val="pt-BR"/>
                  </w:rPr>
                  <m:t>]</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0E90DEED"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66EEDA3E" w:rsidR="007555E9" w:rsidRDefault="007555E9" w:rsidP="007555E9">
      <w:pPr>
        <w:jc w:val="both"/>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4E388A">
      <w:pPr>
        <w:pStyle w:val="Ttulo1"/>
        <w:numPr>
          <w:ilvl w:val="0"/>
          <w:numId w:val="10"/>
        </w:numPr>
        <w:ind w:left="360"/>
        <w:pPrChange w:id="90" w:author="RENATO JOSE QUILICHE ALTAMIRANO" w:date="2022-11-17T19:44:00Z">
          <w:pPr>
            <w:pStyle w:val="Ttulo1"/>
            <w:numPr>
              <w:numId w:val="8"/>
            </w:numPr>
            <w:ind w:left="360" w:hanging="360"/>
          </w:pPr>
        </w:pPrChange>
      </w:pPr>
      <w:r w:rsidRPr="00DE1433">
        <w:lastRenderedPageBreak/>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2D08B2">
      <w:pPr>
        <w:pStyle w:val="Ttulo2"/>
        <w:numPr>
          <w:ilvl w:val="1"/>
          <w:numId w:val="8"/>
        </w:numPr>
        <w:ind w:left="432"/>
      </w:pPr>
      <w:r w:rsidRPr="001A6831">
        <w:t>Descriptive statistics</w:t>
      </w:r>
    </w:p>
    <w:p w14:paraId="5955E58A" w14:textId="77777777" w:rsidR="00834E96" w:rsidRDefault="00834E96" w:rsidP="007555E9"/>
    <w:p w14:paraId="78451D4D" w14:textId="57F796C4" w:rsidR="007555E9" w:rsidRDefault="00834E96" w:rsidP="007555E9">
      <w:r>
        <w:t>Figure 8: Features' correlation heatmap</w:t>
      </w:r>
      <w:r w:rsidR="007555E9" w:rsidRPr="00672B04">
        <w:rPr>
          <w:noProof/>
        </w:rPr>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14A484E5" w14:textId="13835515" w:rsidR="007555E9" w:rsidRDefault="00834E96" w:rsidP="007555E9">
      <w:r>
        <w:t>Table 5. Descriptive statistics</w:t>
      </w:r>
    </w:p>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lastRenderedPageBreak/>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524C09B7" w:rsidR="007555E9" w:rsidRDefault="00834E96" w:rsidP="007555E9">
      <w:pPr>
        <w:jc w:val="both"/>
      </w:pPr>
      <w:r>
        <w:t>Table 6. Continuous features descriptive statistics</w:t>
      </w: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lastRenderedPageBreak/>
              <w:t>Household altitude (</w:t>
            </w:r>
            <w:proofErr w:type="spellStart"/>
            <w:r w:rsidRPr="00754D48">
              <w:t>m.u.s.l</w:t>
            </w:r>
            <w:proofErr w:type="spellEnd"/>
            <w:r w:rsidRPr="00754D48">
              <w:t>.)</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3063C199"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2D08B2">
      <w:pPr>
        <w:pStyle w:val="Ttulo2"/>
        <w:numPr>
          <w:ilvl w:val="1"/>
          <w:numId w:val="8"/>
        </w:numPr>
        <w:ind w:left="432"/>
      </w:pPr>
      <w:r w:rsidRPr="003E7ED8">
        <w:t>Hyperparameter optimization</w:t>
      </w:r>
    </w:p>
    <w:p w14:paraId="31411B1F" w14:textId="77777777" w:rsidR="007555E9" w:rsidRDefault="007555E9" w:rsidP="007555E9">
      <w:pPr>
        <w:jc w:val="both"/>
      </w:pPr>
      <w:r>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31441330" w:rsidR="007555E9" w:rsidRDefault="00C94485" w:rsidP="007555E9">
      <w:pPr>
        <w:jc w:val="both"/>
      </w:pPr>
      <w:r>
        <w:t>Table 7. Hyperparameter configuration before and after NPV optimization</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E06E28B" w:rsidR="007555E9" w:rsidRDefault="007555E9" w:rsidP="007555E9">
      <w:pPr>
        <w:jc w:val="both"/>
      </w:pPr>
      <w:r>
        <w:lastRenderedPageBreak/>
        <w:t>The Figure</w:t>
      </w:r>
      <w:r w:rsidR="00C94485">
        <w:t>s 9 and 10</w:t>
      </w:r>
      <w:r>
        <w:t xml:space="preserve"> shows the distribution of MCC and NPV metrics for both ENLR and RFC best hyperparameters’ configuration based on the algorithm</w:t>
      </w:r>
      <w:r w:rsidR="00C94485">
        <w:t xml:space="preserve"> in Equation 2</w:t>
      </w:r>
      <w:r>
        <w:t>.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3C5C5F69" w:rsidR="007555E9" w:rsidRDefault="00C94485" w:rsidP="007555E9">
      <w:r w:rsidRPr="002D08B2">
        <w:rPr>
          <w:b/>
          <w:bCs/>
        </w:rPr>
        <w:t>Figure 9.</w:t>
      </w:r>
      <w:r>
        <w:t xml:space="preserve"> Summary of cross-validation estimates of MCC and NPV for Logistic Regression</w:t>
      </w:r>
    </w:p>
    <w:p w14:paraId="4A75FF12" w14:textId="77777777" w:rsidR="007555E9" w:rsidRDefault="007555E9" w:rsidP="007555E9"/>
    <w:tbl>
      <w:tblPr>
        <w:tblStyle w:val="Tabelacomgrade"/>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53093F64" w14:textId="7D2FC887" w:rsidR="00C94485" w:rsidRDefault="00C94485" w:rsidP="007555E9"/>
    <w:p w14:paraId="2D2CEAAA" w14:textId="061FD772" w:rsidR="00C94485" w:rsidRDefault="00C94485" w:rsidP="007555E9">
      <w:r w:rsidRPr="00073DA2">
        <w:rPr>
          <w:b/>
          <w:bCs/>
        </w:rPr>
        <w:t xml:space="preserve">Figure </w:t>
      </w:r>
      <w:r>
        <w:rPr>
          <w:b/>
          <w:bCs/>
        </w:rPr>
        <w:t>10</w:t>
      </w:r>
      <w:r w:rsidRPr="00073DA2">
        <w:rPr>
          <w:b/>
          <w:bCs/>
        </w:rPr>
        <w:t>.</w:t>
      </w:r>
      <w:r>
        <w:t xml:space="preserve"> Summary of cross-validation estimates of MCC and NPV for Random Forest Classifier</w:t>
      </w:r>
    </w:p>
    <w:tbl>
      <w:tblPr>
        <w:tblStyle w:val="Tabelacomgrade"/>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3B787DF0" w:rsidR="007555E9" w:rsidRDefault="007555E9" w:rsidP="007555E9">
      <w:pPr>
        <w:jc w:val="both"/>
      </w:pPr>
      <w:commentRangeStart w:id="91"/>
      <w:r>
        <w:t xml:space="preserve">Figures </w:t>
      </w:r>
      <w:commentRangeEnd w:id="91"/>
      <w:r w:rsidR="001D32C3">
        <w:rPr>
          <w:rStyle w:val="Refdecomentrio"/>
        </w:rPr>
        <w:commentReference w:id="91"/>
      </w:r>
      <w:r w:rsidR="00C94485">
        <w:t xml:space="preserve">11 </w:t>
      </w:r>
      <w:r>
        <w:t>and</w:t>
      </w:r>
      <w:r w:rsidR="00C94485">
        <w:t xml:space="preserve"> 12</w:t>
      </w:r>
      <w:r>
        <w:t xml:space="preserve"> show the confusion matrix for each algorithm fitted on the best hyperparameters’ configuration that are obtained through the proposed algorithm. The ‘</w:t>
      </w:r>
      <w:proofErr w:type="spellStart"/>
      <w:r>
        <w:t>test_size</w:t>
      </w:r>
      <w:proofErr w:type="spellEnd"/>
      <w:r>
        <w:t xml:space="preserve">’ parameter was fixed to 20%, thus model is trained on 80% of sample and tested on </w:t>
      </w:r>
      <w:r>
        <w:lastRenderedPageBreak/>
        <w:t>the other 20%. For these additional experiments, ENLR achieved a MCC of 63.19% and a NPV of 84.15%. On the other hand, RFC achieved 62.47% and 85.71% respectively.</w:t>
      </w:r>
    </w:p>
    <w:p w14:paraId="2B875263" w14:textId="692DF823" w:rsidR="007555E9" w:rsidRDefault="007555E9" w:rsidP="007555E9">
      <w:pPr>
        <w:jc w:val="both"/>
      </w:pPr>
      <w:r>
        <w:t>Nevertheless, these results could be tricky due to the randomness of the split. To overcome this, we repeated the experiments for different values of ‘</w:t>
      </w:r>
      <w:proofErr w:type="spellStart"/>
      <w:r>
        <w:t>test_size</w:t>
      </w:r>
      <w:proofErr w:type="spellEnd"/>
      <w:r>
        <w:t xml:space="preserve">’. Results are summarized in Figures </w:t>
      </w:r>
      <w:r w:rsidR="005233F6">
        <w:t xml:space="preserve">13 </w:t>
      </w:r>
      <w:r>
        <w:t>and</w:t>
      </w:r>
      <w:r w:rsidR="005233F6">
        <w:t xml:space="preserve"> 14</w:t>
      </w:r>
      <w:r>
        <w:t xml:space="preserve">. Based on this set of </w:t>
      </w:r>
      <w:r w:rsidR="005233F6">
        <w:t>experiments,</w:t>
      </w:r>
      <w:r>
        <w:t xml:space="preserve">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23954A7B" w:rsidR="007555E9" w:rsidRDefault="007555E9" w:rsidP="007555E9">
      <w:pPr>
        <w:jc w:val="both"/>
      </w:pPr>
      <w:r>
        <w:t>Regarding domain-based hyperparameter optimization</w:t>
      </w:r>
      <w:r w:rsidR="005233F6">
        <w:t xml:space="preserve"> (algorithm in Equation 2)</w:t>
      </w:r>
      <w:r>
        <w:t>, the proposed approach led to results with minimum false negatives as is shown in confusion matrices (Figures</w:t>
      </w:r>
      <w:r w:rsidR="005233F6">
        <w:t xml:space="preserve"> 11</w:t>
      </w:r>
      <w:r>
        <w:t xml:space="preserve"> and</w:t>
      </w:r>
      <w:r w:rsidR="005233F6">
        <w:t xml:space="preserve"> 12</w:t>
      </w:r>
      <w:r>
        <w:t xml:space="preserve">). Experiments with different test sizes show better results in NPV metrics for RFC (Figures </w:t>
      </w:r>
      <w:r w:rsidR="005233F6">
        <w:t xml:space="preserve">13 </w:t>
      </w:r>
      <w:r>
        <w:t>and</w:t>
      </w:r>
      <w:r w:rsidR="005233F6">
        <w:t xml:space="preserve"> 14</w:t>
      </w:r>
      <w:r>
        <w:t xml:space="preserve">). It is worth mentioning that although differences between the MCC optimization alone and co-optimization 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w:t>
      </w:r>
      <w:r w:rsidR="005233F6">
        <w:t>was designed with the objective of representativity of population</w:t>
      </w:r>
      <w:r>
        <w:t>, and it also has been previously used to draw insights for policymaking with important impacts (</w:t>
      </w:r>
      <w:proofErr w:type="spellStart"/>
      <w:r w:rsidR="006C4119">
        <w:t>Proa</w:t>
      </w:r>
      <w:r w:rsidR="006C4119" w:rsidRPr="002D08B2">
        <w:t>ño</w:t>
      </w:r>
      <w:proofErr w:type="spellEnd"/>
      <w:r w:rsidR="005233F6">
        <w:t xml:space="preserve"> and Bernab</w:t>
      </w:r>
      <w:r w:rsidR="006C4119">
        <w:t>e, 2018</w:t>
      </w:r>
      <w:r>
        <w:t xml:space="preserve">). </w:t>
      </w:r>
    </w:p>
    <w:p w14:paraId="500107E8" w14:textId="54D2E67D" w:rsidR="007555E9" w:rsidRDefault="007555E9" w:rsidP="007555E9">
      <w:pPr>
        <w:jc w:val="center"/>
      </w:pPr>
      <w:r w:rsidRPr="00363AB3">
        <w:rPr>
          <w:b/>
          <w:bCs/>
        </w:rPr>
        <w:t>Figure</w:t>
      </w:r>
      <w:r w:rsidR="005233F6">
        <w:rPr>
          <w:b/>
          <w:bCs/>
        </w:rPr>
        <w:t xml:space="preserve"> 11</w:t>
      </w:r>
      <w:r w:rsidRPr="00363AB3">
        <w:rPr>
          <w:b/>
          <w:bCs/>
        </w:rPr>
        <w:t>.</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0F428172" w:rsidR="007555E9" w:rsidRDefault="007555E9" w:rsidP="007555E9">
      <w:pPr>
        <w:jc w:val="center"/>
      </w:pPr>
      <w:r w:rsidRPr="00363AB3">
        <w:rPr>
          <w:b/>
          <w:bCs/>
        </w:rPr>
        <w:t>Figure</w:t>
      </w:r>
      <w:r w:rsidR="005233F6">
        <w:rPr>
          <w:b/>
          <w:bCs/>
        </w:rPr>
        <w:t xml:space="preserve"> 12</w:t>
      </w:r>
      <w:r w:rsidRPr="00363AB3">
        <w:rPr>
          <w:b/>
          <w:bCs/>
        </w:rPr>
        <w:t>.</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lastRenderedPageBreak/>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31571C83" w:rsidR="007555E9" w:rsidRDefault="007555E9" w:rsidP="007555E9">
      <w:pPr>
        <w:jc w:val="both"/>
      </w:pPr>
      <w:commentRangeStart w:id="92"/>
      <w:r>
        <w:t xml:space="preserve">Figures </w:t>
      </w:r>
      <w:commentRangeEnd w:id="92"/>
      <w:r w:rsidR="001D32C3">
        <w:rPr>
          <w:rStyle w:val="Refdecomentrio"/>
        </w:rPr>
        <w:commentReference w:id="92"/>
      </w:r>
      <w:r w:rsidR="005233F6">
        <w:t xml:space="preserve">13 </w:t>
      </w:r>
      <w:r>
        <w:t>and</w:t>
      </w:r>
      <w:r w:rsidR="005233F6">
        <w:t xml:space="preserve"> 14</w:t>
      </w:r>
      <w:r>
        <w:t xml:space="preserve">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w:t>
      </w:r>
      <w:r w:rsidR="005233F6">
        <w:t>misclassifying</w:t>
      </w:r>
      <w:r>
        <w:t xml:space="preserve"> households at risk of disaster is high because of the potential peaks of deprivation that this could imply.</w:t>
      </w:r>
    </w:p>
    <w:p w14:paraId="2373E59D" w14:textId="5AD9D11D" w:rsidR="005233F6" w:rsidRDefault="005233F6" w:rsidP="007555E9">
      <w:pPr>
        <w:jc w:val="both"/>
      </w:pPr>
      <w:r w:rsidRPr="002D08B2">
        <w:rPr>
          <w:b/>
          <w:bCs/>
        </w:rPr>
        <w:t>Figure 13.</w:t>
      </w:r>
      <w:r>
        <w:t xml:space="preserve"> </w:t>
      </w:r>
      <w:r w:rsidR="003851CC">
        <w:t>Experiments with different test sizes for Logistic Regression</w:t>
      </w:r>
    </w:p>
    <w:tbl>
      <w:tblPr>
        <w:tblStyle w:val="Tabelacomgrade"/>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1CDBAC68" w:rsidR="007555E9" w:rsidRDefault="007555E9" w:rsidP="007555E9"/>
    <w:p w14:paraId="3271CA81" w14:textId="25F73CDD" w:rsidR="003851CC" w:rsidRDefault="003851CC" w:rsidP="002D08B2">
      <w:pPr>
        <w:jc w:val="both"/>
      </w:pPr>
      <w:r w:rsidRPr="002D08B2">
        <w:rPr>
          <w:b/>
          <w:bCs/>
        </w:rPr>
        <w:t>Figure 14.</w:t>
      </w:r>
      <w:r>
        <w:t xml:space="preserve"> Experiments with different test sizes for Random Forest Classifier</w:t>
      </w:r>
    </w:p>
    <w:tbl>
      <w:tblPr>
        <w:tblStyle w:val="Tabelacomgrade"/>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lastRenderedPageBreak/>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4E388A">
      <w:pPr>
        <w:pStyle w:val="Ttulo1"/>
        <w:numPr>
          <w:ilvl w:val="0"/>
          <w:numId w:val="10"/>
        </w:numPr>
        <w:ind w:left="360"/>
        <w:pPrChange w:id="93" w:author="RENATO JOSE QUILICHE ALTAMIRANO" w:date="2022-11-17T19:44:00Z">
          <w:pPr>
            <w:pStyle w:val="Ttulo1"/>
            <w:numPr>
              <w:numId w:val="8"/>
            </w:numPr>
            <w:ind w:left="360" w:hanging="360"/>
          </w:pPr>
        </w:pPrChange>
      </w:pPr>
      <w:r w:rsidRPr="002E3D17">
        <w:t>Discussion and interpretation</w:t>
      </w:r>
    </w:p>
    <w:p w14:paraId="72C3AE0A" w14:textId="7536AF55" w:rsidR="007555E9" w:rsidRDefault="007555E9" w:rsidP="007555E9">
      <w:pPr>
        <w:jc w:val="both"/>
      </w:pPr>
      <w:r>
        <w:t xml:space="preserve">Regarding the results of the training, the proposed strategy for HPO led to good results in terms of performance on </w:t>
      </w:r>
      <w:r w:rsidR="00E2545F">
        <w:t>test (</w:t>
      </w:r>
      <w:r>
        <w:t>unseen</w:t>
      </w:r>
      <w:r w:rsidR="00E2545F">
        <w:t>)</w:t>
      </w:r>
      <w:r>
        <w:t xml:space="preserve"> data. Furthermore, </w:t>
      </w:r>
      <w:r w:rsidR="00E2545F">
        <w:t xml:space="preserve">all </w:t>
      </w:r>
      <w:r>
        <w:t>the features used for prediction are</w:t>
      </w:r>
      <w:r w:rsidR="00A16BEA">
        <w:t xml:space="preserve"> </w:t>
      </w:r>
      <w:r>
        <w:t xml:space="preserve">vulnerability drivers. The main insight of the predictive analysis is that it is plausible to build a good predictive model for disaster risk that is entirely based on vulnerability. This result is important because it states that it is possible to infer where aid is going to be needed whether decision-makers have prior knowledge about geophysical or meteorological characteristics of disasters. It is not true that predictive </w:t>
      </w:r>
      <w:r w:rsidR="00A16BEA">
        <w:t>modeling</w:t>
      </w:r>
      <w:r>
        <w:t xml:space="preserve"> of cold waves and severe winter conditions based on geophysical-meteorological features is no longer relevant to decision-making, but it is true that proactive measures and interventions to reduce social costs based on open-data empirical </w:t>
      </w:r>
      <w:r w:rsidR="00C82EAE">
        <w:t>modeling</w:t>
      </w:r>
      <w:r>
        <w:t xml:space="preserve"> would lead to big savings that are important for the disaster risk management cycle, represented as a helix. </w:t>
      </w:r>
    </w:p>
    <w:p w14:paraId="57F8A2E1" w14:textId="49443C51" w:rsidR="007555E9" w:rsidRDefault="007555E9" w:rsidP="007555E9">
      <w:pPr>
        <w:jc w:val="both"/>
      </w:pPr>
      <w:r>
        <w:t xml:space="preserve">The proposed model can be further extended and improved in terms of predictive power, incorporating geophysical-meteorological features such as distance from lakes, rivers, urban settlements.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w:t>
      </w:r>
      <w:r w:rsidR="003851CC">
        <w:t>on train dataset.</w:t>
      </w:r>
      <w:r w:rsidR="006C4119">
        <w:t xml:space="preserve"> </w:t>
      </w:r>
      <w:r>
        <w:t xml:space="preserve">The following Figure </w:t>
      </w:r>
      <w:r w:rsidR="003851CC">
        <w:t xml:space="preserve">15 </w:t>
      </w:r>
      <w:r>
        <w:t>shows the features’ importance drawn from a single experiment with optimized hyperparameters for RFC:</w:t>
      </w:r>
    </w:p>
    <w:p w14:paraId="788D6548" w14:textId="732546EB" w:rsidR="007555E9" w:rsidRDefault="007555E9" w:rsidP="007555E9">
      <w:commentRangeStart w:id="94"/>
      <w:r w:rsidRPr="002E3D17">
        <w:rPr>
          <w:b/>
          <w:bCs/>
        </w:rPr>
        <w:t>Figure</w:t>
      </w:r>
      <w:commentRangeEnd w:id="94"/>
      <w:r w:rsidR="00C82EAE">
        <w:rPr>
          <w:rStyle w:val="Refdecomentrio"/>
        </w:rPr>
        <w:commentReference w:id="94"/>
      </w:r>
      <w:r w:rsidR="003851CC">
        <w:rPr>
          <w:b/>
          <w:bCs/>
        </w:rPr>
        <w:t xml:space="preserve"> 15</w:t>
      </w:r>
      <w:r w:rsidRPr="002E3D17">
        <w:rPr>
          <w:b/>
          <w:bCs/>
        </w:rPr>
        <w:t xml:space="preserve">. </w:t>
      </w:r>
      <w:r>
        <w:t>Random Forest Classifier</w:t>
      </w:r>
      <w:r w:rsidR="00E04310">
        <w:t xml:space="preserve"> feature </w:t>
      </w:r>
      <w:r w:rsidR="006C4119">
        <w:t>importance</w:t>
      </w:r>
    </w:p>
    <w:p w14:paraId="6373694D" w14:textId="77777777" w:rsidR="007555E9" w:rsidRDefault="007555E9" w:rsidP="007555E9">
      <w:r>
        <w:rPr>
          <w:noProof/>
        </w:rPr>
        <w:lastRenderedPageBreak/>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3EE437F" w:rsidR="007555E9" w:rsidRDefault="007555E9" w:rsidP="007555E9">
      <w:pPr>
        <w:jc w:val="both"/>
      </w:pPr>
      <w:r>
        <w:t>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w:t>
      </w:r>
      <w:r w:rsidR="006C4119">
        <w:t>)</w:t>
      </w:r>
      <w:r>
        <w:t>. The other features reported on Figure</w:t>
      </w:r>
      <w:r w:rsidR="00E04310">
        <w:t xml:space="preserve"> 15</w:t>
      </w:r>
      <w:r>
        <w:t xml:space="preserve"> above </w:t>
      </w:r>
      <w:r w:rsidR="00E04310">
        <w:t>tell</w:t>
      </w:r>
      <w:r>
        <w:t xml:space="preserve">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w:t>
      </w:r>
      <w:r w:rsidR="00DB0F56">
        <w:t>Santos et al., 2021</w:t>
      </w:r>
      <w:r>
        <w:t>). It is worth highlighting the fact that in the short-term, that is the important term for this analysis, machine learning models can be used to minimize resource utilization and, in the best of cases, save important resources that communities may invest in their future development (Bosher et al., 2022).</w:t>
      </w:r>
    </w:p>
    <w:p w14:paraId="6CEC5535" w14:textId="77777777" w:rsidR="007555E9" w:rsidRDefault="007555E9" w:rsidP="004E388A">
      <w:pPr>
        <w:pStyle w:val="Ttulo1"/>
        <w:numPr>
          <w:ilvl w:val="0"/>
          <w:numId w:val="10"/>
        </w:numPr>
        <w:ind w:left="360"/>
        <w:pPrChange w:id="95" w:author="RENATO JOSE QUILICHE ALTAMIRANO" w:date="2022-11-17T19:44:00Z">
          <w:pPr>
            <w:pStyle w:val="Ttulo1"/>
            <w:numPr>
              <w:numId w:val="8"/>
            </w:numPr>
            <w:ind w:left="360" w:hanging="360"/>
          </w:pPr>
        </w:pPrChange>
      </w:pPr>
      <w:r>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w:t>
      </w:r>
      <w:r>
        <w:lastRenderedPageBreak/>
        <w:t xml:space="preserve">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3E6B3A3E" w:rsidR="007555E9" w:rsidRDefault="00E04310" w:rsidP="007555E9">
      <w:r>
        <w:t>References</w:t>
      </w:r>
    </w:p>
    <w:p w14:paraId="32A62F9F" w14:textId="126C724C" w:rsidR="00E04310" w:rsidRPr="002D08B2" w:rsidRDefault="00E04310" w:rsidP="002D08B2">
      <w:pPr>
        <w:jc w:val="both"/>
        <w:rPr>
          <w:rFonts w:eastAsia="Times New Roman"/>
        </w:rPr>
      </w:pPr>
      <w:r w:rsidRPr="002D08B2">
        <w:rPr>
          <w:rFonts w:eastAsia="Times New Roman"/>
        </w:rPr>
        <w:lastRenderedPageBreak/>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on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lastRenderedPageBreak/>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2019-May</w:t>
          </w:r>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w:t>
          </w:r>
          <w:proofErr w:type="spellStart"/>
          <w:r w:rsidRPr="002D08B2">
            <w:rPr>
              <w:rFonts w:eastAsia="Times New Roman"/>
              <w:lang w:val="es-ES"/>
            </w:rPr>
            <w:t>Rodriguez</w:t>
          </w:r>
          <w:proofErr w:type="spellEnd"/>
          <w:r w:rsidRPr="002D08B2">
            <w:rPr>
              <w:rFonts w:eastAsia="Times New Roman"/>
              <w:lang w:val="es-ES"/>
            </w:rPr>
            <w:t xml:space="preserve">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lastRenderedPageBreak/>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iras Adriana" w:date="2022-11-14T21:03:00Z" w:initials="AL">
    <w:p w14:paraId="31AA33D1" w14:textId="77777777" w:rsidR="00D94FB7" w:rsidRDefault="00D94FB7" w:rsidP="008A1576">
      <w:r>
        <w:rPr>
          <w:rStyle w:val="Refdecomentrio"/>
        </w:rPr>
        <w:annotationRef/>
      </w:r>
      <w:r>
        <w:rPr>
          <w:sz w:val="20"/>
          <w:szCs w:val="20"/>
        </w:rPr>
        <w:t>tente pensar em um título mais simples</w:t>
      </w:r>
    </w:p>
  </w:comment>
  <w:comment w:id="3" w:author="Leiras Adriana" w:date="2022-11-14T21:05:00Z" w:initials="AL">
    <w:p w14:paraId="44F034E1" w14:textId="77777777" w:rsidR="007F6633" w:rsidRDefault="00D94FB7" w:rsidP="00F03E08">
      <w:r>
        <w:rPr>
          <w:rStyle w:val="Refdecomentrio"/>
        </w:rPr>
        <w:annotationRef/>
      </w:r>
      <w:r w:rsidR="007F6633">
        <w:rPr>
          <w:sz w:val="20"/>
          <w:szCs w:val="20"/>
        </w:rPr>
        <w:t>cold-related? É assim que a literatura se refere? Para mim não é claro sobre o que você fala aqui. Seria climate-related?</w:t>
      </w:r>
    </w:p>
  </w:comment>
  <w:comment w:id="4" w:author="Leiras Adriana" w:date="2022-11-14T21:26:00Z" w:initials="AL">
    <w:p w14:paraId="4BAA46C7" w14:textId="77777777" w:rsidR="00E466BE" w:rsidRDefault="003019FA" w:rsidP="00BA796F">
      <w:r>
        <w:rPr>
          <w:rStyle w:val="Refdecomentrio"/>
        </w:rPr>
        <w:annotationRef/>
      </w:r>
      <w:r w:rsidR="00E466BE">
        <w:rPr>
          <w:sz w:val="20"/>
          <w:szCs w:val="20"/>
        </w:rPr>
        <w:t>cold wave-related?</w:t>
      </w:r>
    </w:p>
  </w:comment>
  <w:comment w:id="5" w:author="RENATO JOSE QUILICHE ALTAMIRANO" w:date="2022-11-17T19:12:00Z" w:initials="RJQA">
    <w:p w14:paraId="4B0D9877" w14:textId="77777777" w:rsidR="002D08B2" w:rsidRDefault="002D08B2">
      <w:pPr>
        <w:pStyle w:val="Textodecomentrio"/>
      </w:pPr>
      <w:r>
        <w:rPr>
          <w:rStyle w:val="Refdecomentrio"/>
        </w:rPr>
        <w:annotationRef/>
      </w:r>
      <w:r>
        <w:t>A base de dados registra como cold waves ou severe winter conditions,</w:t>
      </w:r>
    </w:p>
    <w:p w14:paraId="639EED70" w14:textId="77777777" w:rsidR="002D08B2" w:rsidRDefault="002D08B2">
      <w:pPr>
        <w:pStyle w:val="Textodecomentrio"/>
      </w:pPr>
    </w:p>
    <w:p w14:paraId="6307C437" w14:textId="77777777" w:rsidR="002D08B2" w:rsidRDefault="002D08B2">
      <w:pPr>
        <w:pStyle w:val="Textodecomentrio"/>
      </w:pPr>
      <w:r>
        <w:t>A literatura fala de cold waves</w:t>
      </w:r>
    </w:p>
    <w:p w14:paraId="3BFF6CB7" w14:textId="77777777" w:rsidR="002D08B2" w:rsidRDefault="002D08B2">
      <w:pPr>
        <w:pStyle w:val="Textodecomentrio"/>
      </w:pPr>
    </w:p>
    <w:p w14:paraId="50AC291D" w14:textId="77777777" w:rsidR="002D08B2" w:rsidRDefault="002D08B2" w:rsidP="003F4303">
      <w:pPr>
        <w:pStyle w:val="Textodecomentrio"/>
      </w:pPr>
      <w:r>
        <w:t>Vou ficar com cold waves</w:t>
      </w:r>
    </w:p>
  </w:comment>
  <w:comment w:id="7" w:author="Leiras Adriana" w:date="2022-11-04T19:59:00Z" w:initials="AL">
    <w:p w14:paraId="013DFCF4" w14:textId="32AEB4C2" w:rsidR="00A31299" w:rsidRDefault="00A31299" w:rsidP="00A31299">
      <w:r>
        <w:rPr>
          <w:rStyle w:val="Refdecomentrio"/>
        </w:rPr>
        <w:annotationRef/>
      </w:r>
      <w:r>
        <w:rPr>
          <w:sz w:val="20"/>
          <w:szCs w:val="20"/>
        </w:rPr>
        <w:t>Adicionar título e and abstract</w:t>
      </w:r>
    </w:p>
  </w:comment>
  <w:comment w:id="8" w:author="Leiras Adriana" w:date="2022-11-04T20:45:00Z" w:initials="AL">
    <w:p w14:paraId="0E442F60" w14:textId="77777777" w:rsidR="00A31299" w:rsidRDefault="00A31299" w:rsidP="00A31299">
      <w:r>
        <w:rPr>
          <w:rStyle w:val="Refdecomentrio"/>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9" w:author="Fernanda Baiao" w:date="2022-10-27T08:12:00Z" w:initials="FA">
    <w:p w14:paraId="332505A2" w14:textId="77777777" w:rsidR="00D91DC4" w:rsidRPr="00022388" w:rsidRDefault="00D91DC4" w:rsidP="00D91DC4">
      <w:pPr>
        <w:pStyle w:val="Textodecomentrio"/>
        <w:rPr>
          <w:lang w:val="pt-BR"/>
        </w:rPr>
      </w:pPr>
      <w:r>
        <w:rPr>
          <w:rStyle w:val="Refdecomentrio"/>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10" w:author="Fernanda Baiao" w:date="2022-10-27T10:23:00Z" w:initials="FA">
    <w:p w14:paraId="2E55D6A5" w14:textId="77777777" w:rsidR="00D91DC4" w:rsidRDefault="00D91DC4" w:rsidP="00D91DC4">
      <w:pPr>
        <w:pStyle w:val="Textodecomentrio"/>
      </w:pPr>
      <w:r>
        <w:rPr>
          <w:rStyle w:val="Refdecomentrio"/>
        </w:rPr>
        <w:annotationRef/>
      </w:r>
      <w:r>
        <w:t>Falta referencia</w:t>
      </w:r>
    </w:p>
  </w:comment>
  <w:comment w:id="14" w:author="Leiras Adriana" w:date="2022-11-14T21:29:00Z" w:initials="AL">
    <w:p w14:paraId="605E63C9" w14:textId="77777777" w:rsidR="003019FA" w:rsidRDefault="003019FA" w:rsidP="008571F0">
      <w:r>
        <w:rPr>
          <w:rStyle w:val="Refdecomentrio"/>
        </w:rPr>
        <w:annotationRef/>
      </w:r>
      <w:r>
        <w:rPr>
          <w:sz w:val="20"/>
          <w:szCs w:val="20"/>
        </w:rPr>
        <w:t>incluir um parágrafo sobre o aumento de cold waves no mundo e da necessidade de se preparar. Muitos afetados? Muitos mortos?</w:t>
      </w:r>
    </w:p>
  </w:comment>
  <w:comment w:id="15" w:author="Leiras Adriana" w:date="2022-11-14T21:34:00Z" w:initials="AL">
    <w:p w14:paraId="62D610B7" w14:textId="77777777" w:rsidR="00731651" w:rsidRDefault="00731651" w:rsidP="00292F20">
      <w:r>
        <w:rPr>
          <w:rStyle w:val="Refdecomentrio"/>
        </w:rPr>
        <w:annotationRef/>
      </w:r>
      <w:r>
        <w:rPr>
          <w:sz w:val="20"/>
          <w:szCs w:val="20"/>
        </w:rPr>
        <w:t>sem foco em Puno aqui</w:t>
      </w:r>
    </w:p>
  </w:comment>
  <w:comment w:id="59" w:author="Leiras Adriana" w:date="2022-11-14T21:32:00Z" w:initials="AL">
    <w:p w14:paraId="28090B87" w14:textId="08E585E3" w:rsidR="00731651" w:rsidRDefault="00731651" w:rsidP="0090542E">
      <w:r>
        <w:rPr>
          <w:rStyle w:val="Refdecomentrio"/>
        </w:rPr>
        <w:annotationRef/>
      </w:r>
      <w:r>
        <w:rPr>
          <w:sz w:val="20"/>
          <w:szCs w:val="20"/>
        </w:rPr>
        <w:t>What risks cold waves bring to households? Need to explain it!</w:t>
      </w:r>
    </w:p>
  </w:comment>
  <w:comment w:id="65" w:author="Leiras Adriana" w:date="2022-11-04T20:19:00Z" w:initials="AL">
    <w:p w14:paraId="3FED4BFD" w14:textId="790AD13A" w:rsidR="00A31299" w:rsidRDefault="00A31299" w:rsidP="00A31299">
      <w:r>
        <w:rPr>
          <w:rStyle w:val="Refdecomentrio"/>
        </w:rPr>
        <w:annotationRef/>
      </w:r>
      <w:r>
        <w:rPr>
          <w:sz w:val="20"/>
          <w:szCs w:val="20"/>
        </w:rPr>
        <w:t>Não crie tantas siglas no texto. É difícil entender.</w:t>
      </w:r>
    </w:p>
  </w:comment>
  <w:comment w:id="79" w:author="Leiras Adriana" w:date="2022-11-14T21:41:00Z" w:initials="LA">
    <w:p w14:paraId="3E51C164" w14:textId="77777777" w:rsidR="00C55FC5" w:rsidRDefault="00C55FC5" w:rsidP="00CE50D6">
      <w:r>
        <w:rPr>
          <w:rStyle w:val="Refdecomentrio"/>
        </w:rPr>
        <w:annotationRef/>
      </w:r>
      <w:r>
        <w:rPr>
          <w:sz w:val="20"/>
          <w:szCs w:val="20"/>
        </w:rPr>
        <w:t>não aqui. Coloque isto na conclusão, como proposta de trabalhos futuros.</w:t>
      </w:r>
    </w:p>
  </w:comment>
  <w:comment w:id="80" w:author="Fernanda Baiao" w:date="2022-10-27T11:34:00Z" w:initials="FA">
    <w:p w14:paraId="72E8E0C9" w14:textId="068BB7E8" w:rsidR="00E87C79" w:rsidRPr="00E87C79" w:rsidRDefault="00E87C79">
      <w:pPr>
        <w:pStyle w:val="Textodecomentrio"/>
        <w:rPr>
          <w:lang w:val="pt-BR"/>
        </w:rPr>
      </w:pPr>
      <w:r>
        <w:rPr>
          <w:rStyle w:val="Refdecomentrio"/>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1" w:author="Leiras Adriana" w:date="2022-11-14T21:56:00Z" w:initials="LA">
    <w:p w14:paraId="2CF72BE0" w14:textId="77777777" w:rsidR="00BC6A17" w:rsidRDefault="00BC6A17" w:rsidP="00D33C76">
      <w:r>
        <w:rPr>
          <w:rStyle w:val="Refdecomentrio"/>
        </w:rPr>
        <w:annotationRef/>
      </w:r>
      <w:r>
        <w:rPr>
          <w:sz w:val="20"/>
          <w:szCs w:val="20"/>
        </w:rPr>
        <w:t>Esse tem que ser o foco da seção 2. Não focar em Puno nesta seção</w:t>
      </w:r>
    </w:p>
  </w:comment>
  <w:comment w:id="87" w:author="Fernanda Baiao" w:date="2022-10-27T11:44:00Z" w:initials="FA">
    <w:p w14:paraId="2E869A2B" w14:textId="4EDB7824" w:rsidR="00BB30D0" w:rsidRDefault="00BB30D0">
      <w:pPr>
        <w:pStyle w:val="Textodecomentrio"/>
      </w:pPr>
      <w:r>
        <w:rPr>
          <w:rStyle w:val="Refdecomentrio"/>
        </w:rPr>
        <w:annotationRef/>
      </w:r>
      <w:r>
        <w:t>Esta diferente da introducao</w:t>
      </w:r>
    </w:p>
  </w:comment>
  <w:comment w:id="88" w:author="Fernanda Baiao" w:date="2022-10-27T11:47:00Z" w:initials="FA">
    <w:p w14:paraId="5579F47C" w14:textId="511A686A" w:rsidR="00256C7A" w:rsidRDefault="00256C7A">
      <w:pPr>
        <w:pStyle w:val="Textodecomentrio"/>
      </w:pPr>
      <w:r>
        <w:rPr>
          <w:rStyle w:val="Refdecomentrio"/>
        </w:rPr>
        <w:annotationRef/>
      </w:r>
      <w:r>
        <w:t>?</w:t>
      </w:r>
    </w:p>
  </w:comment>
  <w:comment w:id="89" w:author="Fernanda Baiao" w:date="2022-10-27T11:49:00Z" w:initials="FA">
    <w:p w14:paraId="1BE1DD06" w14:textId="0781C031" w:rsidR="00AA2F19" w:rsidRPr="00AA2F19" w:rsidRDefault="00AA2F19">
      <w:pPr>
        <w:pStyle w:val="Textodecomentrio"/>
        <w:rPr>
          <w:lang w:val="pt-BR"/>
        </w:rPr>
      </w:pPr>
      <w:r>
        <w:rPr>
          <w:rStyle w:val="Refdecomentrio"/>
        </w:rPr>
        <w:annotationRef/>
      </w:r>
      <w:r w:rsidRPr="00AA2F19">
        <w:rPr>
          <w:lang w:val="pt-BR"/>
        </w:rPr>
        <w:t>Poderia colocar na notacao de algoritmo mesmo, com chamada, parametros</w:t>
      </w:r>
      <w:r w:rsidR="001D32C3">
        <w:rPr>
          <w:lang w:val="pt-BR"/>
        </w:rPr>
        <w:t>, etc</w:t>
      </w:r>
    </w:p>
  </w:comment>
  <w:comment w:id="91" w:author="Fernanda Baiao" w:date="2022-10-27T11:50:00Z" w:initials="FA">
    <w:p w14:paraId="17B6C98E" w14:textId="0D130F23" w:rsidR="001D32C3" w:rsidRDefault="001D32C3">
      <w:pPr>
        <w:pStyle w:val="Textodecomentrio"/>
      </w:pPr>
      <w:r>
        <w:rPr>
          <w:rStyle w:val="Refdecomentrio"/>
        </w:rPr>
        <w:annotationRef/>
      </w:r>
      <w:r>
        <w:t>?</w:t>
      </w:r>
    </w:p>
  </w:comment>
  <w:comment w:id="92" w:author="Fernanda Baiao" w:date="2022-10-27T11:51:00Z" w:initials="FA">
    <w:p w14:paraId="2F387753" w14:textId="3EF046E3" w:rsidR="001D32C3" w:rsidRDefault="001D32C3">
      <w:pPr>
        <w:pStyle w:val="Textodecomentrio"/>
      </w:pPr>
      <w:r>
        <w:rPr>
          <w:rStyle w:val="Refdecomentrio"/>
        </w:rPr>
        <w:annotationRef/>
      </w:r>
      <w:r>
        <w:t>?</w:t>
      </w:r>
    </w:p>
  </w:comment>
  <w:comment w:id="94" w:author="Fernanda Baiao" w:date="2022-10-27T11:52:00Z" w:initials="FA">
    <w:p w14:paraId="4C083AE5" w14:textId="295AB087" w:rsidR="00C82EAE" w:rsidRDefault="00C82EAE">
      <w:pPr>
        <w:pStyle w:val="Textodecomentrio"/>
      </w:pPr>
      <w:r>
        <w:rPr>
          <w:rStyle w:val="Refdecomentrio"/>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AA33D1" w15:done="0"/>
  <w15:commentEx w15:paraId="44F034E1" w15:done="0"/>
  <w15:commentEx w15:paraId="4BAA46C7" w15:paraIdParent="44F034E1" w15:done="0"/>
  <w15:commentEx w15:paraId="50AC291D" w15:paraIdParent="44F034E1" w15:done="0"/>
  <w15:commentEx w15:paraId="013DFCF4" w15:done="1"/>
  <w15:commentEx w15:paraId="386CB607" w15:done="1"/>
  <w15:commentEx w15:paraId="332505A2" w15:done="1"/>
  <w15:commentEx w15:paraId="2E55D6A5" w15:done="1"/>
  <w15:commentEx w15:paraId="605E63C9" w15:done="0"/>
  <w15:commentEx w15:paraId="62D610B7" w15:paraIdParent="605E63C9" w15:done="0"/>
  <w15:commentEx w15:paraId="28090B87" w15:done="0"/>
  <w15:commentEx w15:paraId="3FED4BFD" w15:done="1"/>
  <w15:commentEx w15:paraId="3E51C164" w15:done="0"/>
  <w15:commentEx w15:paraId="72E8E0C9" w15:done="1"/>
  <w15:commentEx w15:paraId="2CF72BE0" w15:done="0"/>
  <w15:commentEx w15:paraId="2E869A2B"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D2B9D" w16cex:dateUtc="2022-11-14T20:03:00Z"/>
  <w16cex:commentExtensible w16cex:durableId="271D2BFF" w16cex:dateUtc="2022-11-14T20:05:00Z"/>
  <w16cex:commentExtensible w16cex:durableId="271D30EE" w16cex:dateUtc="2022-11-14T20:26:00Z"/>
  <w16cex:commentExtensible w16cex:durableId="27210601" w16cex:dateUtc="2022-11-17T22:12:00Z"/>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1D31D7" w16cex:dateUtc="2022-11-14T20:29:00Z"/>
  <w16cex:commentExtensible w16cex:durableId="271D32F7" w16cex:dateUtc="2022-11-14T20:34:00Z"/>
  <w16cex:commentExtensible w16cex:durableId="271D3288" w16cex:dateUtc="2022-11-14T20:32:00Z"/>
  <w16cex:commentExtensible w16cex:durableId="270FF25C" w16cex:dateUtc="2022-11-04T19:19:00Z"/>
  <w16cex:commentExtensible w16cex:durableId="271D34A1" w16cex:dateUtc="2022-11-14T20:41:00Z"/>
  <w16cex:commentExtensible w16cex:durableId="2704EB2F" w16cex:dateUtc="2022-10-27T14:34:00Z"/>
  <w16cex:commentExtensible w16cex:durableId="271D37FA" w16cex:dateUtc="2022-11-14T20:56:00Z"/>
  <w16cex:commentExtensible w16cex:durableId="2704ED9C" w16cex:dateUtc="2022-10-27T14:44: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AA33D1" w16cid:durableId="271D2B9D"/>
  <w16cid:commentId w16cid:paraId="44F034E1" w16cid:durableId="271D2BFF"/>
  <w16cid:commentId w16cid:paraId="4BAA46C7" w16cid:durableId="271D30EE"/>
  <w16cid:commentId w16cid:paraId="50AC291D" w16cid:durableId="27210601"/>
  <w16cid:commentId w16cid:paraId="013DFCF4" w16cid:durableId="270FEDAC"/>
  <w16cid:commentId w16cid:paraId="386CB607" w16cid:durableId="270FF870"/>
  <w16cid:commentId w16cid:paraId="332505A2" w16cid:durableId="2705505A"/>
  <w16cid:commentId w16cid:paraId="2E55D6A5" w16cid:durableId="27055059"/>
  <w16cid:commentId w16cid:paraId="605E63C9" w16cid:durableId="271D31D7"/>
  <w16cid:commentId w16cid:paraId="62D610B7" w16cid:durableId="271D32F7"/>
  <w16cid:commentId w16cid:paraId="28090B87" w16cid:durableId="271D3288"/>
  <w16cid:commentId w16cid:paraId="3FED4BFD" w16cid:durableId="270FF25C"/>
  <w16cid:commentId w16cid:paraId="3E51C164" w16cid:durableId="271D34A1"/>
  <w16cid:commentId w16cid:paraId="72E8E0C9" w16cid:durableId="2704EB2F"/>
  <w16cid:commentId w16cid:paraId="2CF72BE0" w16cid:durableId="271D37FA"/>
  <w16cid:commentId w16cid:paraId="2E869A2B" w16cid:durableId="2704ED9C"/>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0F305" w14:textId="77777777" w:rsidR="009E7598" w:rsidRDefault="009E7598" w:rsidP="007555E9">
      <w:pPr>
        <w:spacing w:after="0" w:line="240" w:lineRule="auto"/>
      </w:pPr>
      <w:r>
        <w:separator/>
      </w:r>
    </w:p>
  </w:endnote>
  <w:endnote w:type="continuationSeparator" w:id="0">
    <w:p w14:paraId="2E536804" w14:textId="77777777" w:rsidR="009E7598" w:rsidRDefault="009E7598"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8A11E" w14:textId="77777777" w:rsidR="009E7598" w:rsidRDefault="009E7598" w:rsidP="007555E9">
      <w:pPr>
        <w:spacing w:after="0" w:line="240" w:lineRule="auto"/>
      </w:pPr>
      <w:r>
        <w:separator/>
      </w:r>
    </w:p>
  </w:footnote>
  <w:footnote w:type="continuationSeparator" w:id="0">
    <w:p w14:paraId="3B5F40D3" w14:textId="77777777" w:rsidR="009E7598" w:rsidRDefault="009E7598" w:rsidP="007555E9">
      <w:pPr>
        <w:spacing w:after="0" w:line="240" w:lineRule="auto"/>
      </w:pPr>
      <w:r>
        <w:continuationSeparator/>
      </w:r>
    </w:p>
  </w:footnote>
  <w:footnote w:id="1">
    <w:p w14:paraId="422AAA78" w14:textId="77777777" w:rsidR="007555E9" w:rsidRDefault="007555E9" w:rsidP="007555E9">
      <w:pPr>
        <w:pStyle w:val="Textodenotaderodap"/>
      </w:pPr>
      <w:r>
        <w:rPr>
          <w:rStyle w:val="Refdenotaderodap"/>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Textodenotaderodap"/>
      </w:pPr>
      <w:r>
        <w:rPr>
          <w:rStyle w:val="Refdenotaderodap"/>
        </w:rPr>
        <w:footnoteRef/>
      </w:r>
      <w:r>
        <w:t xml:space="preserve"> This represents a conclusion from data analytics presented in Section 2.2 and 2.3.</w:t>
      </w:r>
    </w:p>
  </w:footnote>
  <w:footnote w:id="3">
    <w:p w14:paraId="7ABFEE8E" w14:textId="77777777" w:rsidR="007555E9" w:rsidRDefault="007555E9" w:rsidP="007555E9">
      <w:pPr>
        <w:pStyle w:val="Textodenotaderodap"/>
        <w:jc w:val="both"/>
      </w:pPr>
      <w:r>
        <w:rPr>
          <w:rStyle w:val="Refdenotaderodap"/>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3017F7"/>
    <w:multiLevelType w:val="hybridMultilevel"/>
    <w:tmpl w:val="16B471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9"/>
  </w:num>
  <w:num w:numId="2" w16cid:durableId="180365513">
    <w:abstractNumId w:val="7"/>
  </w:num>
  <w:num w:numId="3" w16cid:durableId="1206720607">
    <w:abstractNumId w:val="1"/>
  </w:num>
  <w:num w:numId="4" w16cid:durableId="842748198">
    <w:abstractNumId w:val="6"/>
  </w:num>
  <w:num w:numId="5" w16cid:durableId="853491840">
    <w:abstractNumId w:val="0"/>
  </w:num>
  <w:num w:numId="6" w16cid:durableId="661736444">
    <w:abstractNumId w:val="5"/>
  </w:num>
  <w:num w:numId="7" w16cid:durableId="1849754481">
    <w:abstractNumId w:val="4"/>
  </w:num>
  <w:num w:numId="8" w16cid:durableId="997227639">
    <w:abstractNumId w:val="2"/>
  </w:num>
  <w:num w:numId="9" w16cid:durableId="137187879">
    <w:abstractNumId w:val="8"/>
  </w:num>
  <w:num w:numId="10" w16cid:durableId="9052602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qQUAhrkwwSwAAAA="/>
  </w:docVars>
  <w:rsids>
    <w:rsidRoot w:val="007969E4"/>
    <w:rsid w:val="00007E92"/>
    <w:rsid w:val="0001388B"/>
    <w:rsid w:val="00022388"/>
    <w:rsid w:val="000619B4"/>
    <w:rsid w:val="000633D9"/>
    <w:rsid w:val="00063C44"/>
    <w:rsid w:val="00067FD0"/>
    <w:rsid w:val="00084750"/>
    <w:rsid w:val="00087EDA"/>
    <w:rsid w:val="000F3ECC"/>
    <w:rsid w:val="000F7142"/>
    <w:rsid w:val="001101F9"/>
    <w:rsid w:val="00111395"/>
    <w:rsid w:val="00122FA8"/>
    <w:rsid w:val="00140931"/>
    <w:rsid w:val="00145629"/>
    <w:rsid w:val="00155405"/>
    <w:rsid w:val="00155EF7"/>
    <w:rsid w:val="001619BB"/>
    <w:rsid w:val="00163A97"/>
    <w:rsid w:val="00193255"/>
    <w:rsid w:val="0019344F"/>
    <w:rsid w:val="001D01AD"/>
    <w:rsid w:val="001D2A5B"/>
    <w:rsid w:val="001D32C3"/>
    <w:rsid w:val="001F1B0B"/>
    <w:rsid w:val="00236156"/>
    <w:rsid w:val="002422F9"/>
    <w:rsid w:val="002434D4"/>
    <w:rsid w:val="00243F7D"/>
    <w:rsid w:val="002523B7"/>
    <w:rsid w:val="00253F95"/>
    <w:rsid w:val="00256C7A"/>
    <w:rsid w:val="0027250E"/>
    <w:rsid w:val="00276334"/>
    <w:rsid w:val="00295F15"/>
    <w:rsid w:val="002A0B37"/>
    <w:rsid w:val="002D08B2"/>
    <w:rsid w:val="002D4B4B"/>
    <w:rsid w:val="002D63B2"/>
    <w:rsid w:val="002F36DE"/>
    <w:rsid w:val="003019FA"/>
    <w:rsid w:val="003146F2"/>
    <w:rsid w:val="0034466C"/>
    <w:rsid w:val="003851CC"/>
    <w:rsid w:val="00386DEF"/>
    <w:rsid w:val="00390083"/>
    <w:rsid w:val="003A3294"/>
    <w:rsid w:val="003C5986"/>
    <w:rsid w:val="003D0AB4"/>
    <w:rsid w:val="003D35E4"/>
    <w:rsid w:val="003D7DC2"/>
    <w:rsid w:val="003E0A28"/>
    <w:rsid w:val="003F2E7F"/>
    <w:rsid w:val="003F69F2"/>
    <w:rsid w:val="0040437B"/>
    <w:rsid w:val="00420440"/>
    <w:rsid w:val="00424299"/>
    <w:rsid w:val="00462A1D"/>
    <w:rsid w:val="00470D8B"/>
    <w:rsid w:val="00481593"/>
    <w:rsid w:val="00486026"/>
    <w:rsid w:val="00493CA3"/>
    <w:rsid w:val="004D323A"/>
    <w:rsid w:val="004E388A"/>
    <w:rsid w:val="004E6E8D"/>
    <w:rsid w:val="005233F6"/>
    <w:rsid w:val="0052657C"/>
    <w:rsid w:val="0052726D"/>
    <w:rsid w:val="00573CA3"/>
    <w:rsid w:val="005965FB"/>
    <w:rsid w:val="00596DA5"/>
    <w:rsid w:val="00597A35"/>
    <w:rsid w:val="005A1DEC"/>
    <w:rsid w:val="005B179F"/>
    <w:rsid w:val="005E7925"/>
    <w:rsid w:val="0060454F"/>
    <w:rsid w:val="00612C4A"/>
    <w:rsid w:val="00612ED1"/>
    <w:rsid w:val="00614183"/>
    <w:rsid w:val="006259B3"/>
    <w:rsid w:val="006338B3"/>
    <w:rsid w:val="00644BB8"/>
    <w:rsid w:val="0066061C"/>
    <w:rsid w:val="00665337"/>
    <w:rsid w:val="00665441"/>
    <w:rsid w:val="00694402"/>
    <w:rsid w:val="006C02AB"/>
    <w:rsid w:val="006C4119"/>
    <w:rsid w:val="006F1770"/>
    <w:rsid w:val="0071604B"/>
    <w:rsid w:val="00721207"/>
    <w:rsid w:val="00731651"/>
    <w:rsid w:val="00732E61"/>
    <w:rsid w:val="007433CA"/>
    <w:rsid w:val="00751891"/>
    <w:rsid w:val="007555E9"/>
    <w:rsid w:val="007760E7"/>
    <w:rsid w:val="00793C64"/>
    <w:rsid w:val="007969E4"/>
    <w:rsid w:val="007B5690"/>
    <w:rsid w:val="007C5E26"/>
    <w:rsid w:val="007E12EF"/>
    <w:rsid w:val="007F6633"/>
    <w:rsid w:val="008054BD"/>
    <w:rsid w:val="008102E3"/>
    <w:rsid w:val="0081410E"/>
    <w:rsid w:val="00834E96"/>
    <w:rsid w:val="008814C8"/>
    <w:rsid w:val="00882A9B"/>
    <w:rsid w:val="008B0DBA"/>
    <w:rsid w:val="008B1FC5"/>
    <w:rsid w:val="008B70BF"/>
    <w:rsid w:val="008C7D35"/>
    <w:rsid w:val="008E4DA5"/>
    <w:rsid w:val="008F690B"/>
    <w:rsid w:val="0092348F"/>
    <w:rsid w:val="00945679"/>
    <w:rsid w:val="00976B41"/>
    <w:rsid w:val="009C1952"/>
    <w:rsid w:val="009E7598"/>
    <w:rsid w:val="00A00C56"/>
    <w:rsid w:val="00A00DF2"/>
    <w:rsid w:val="00A10986"/>
    <w:rsid w:val="00A16BEA"/>
    <w:rsid w:val="00A31299"/>
    <w:rsid w:val="00A67AD9"/>
    <w:rsid w:val="00A81253"/>
    <w:rsid w:val="00A912A5"/>
    <w:rsid w:val="00AA2F19"/>
    <w:rsid w:val="00AA5EA6"/>
    <w:rsid w:val="00B110B7"/>
    <w:rsid w:val="00B1542C"/>
    <w:rsid w:val="00B5391B"/>
    <w:rsid w:val="00B63397"/>
    <w:rsid w:val="00B75CFC"/>
    <w:rsid w:val="00B849C6"/>
    <w:rsid w:val="00B9430A"/>
    <w:rsid w:val="00BA7804"/>
    <w:rsid w:val="00BB30D0"/>
    <w:rsid w:val="00BB79B4"/>
    <w:rsid w:val="00BC354E"/>
    <w:rsid w:val="00BC6A17"/>
    <w:rsid w:val="00BD4E41"/>
    <w:rsid w:val="00BD6DAB"/>
    <w:rsid w:val="00C1432C"/>
    <w:rsid w:val="00C2075F"/>
    <w:rsid w:val="00C20A7C"/>
    <w:rsid w:val="00C34128"/>
    <w:rsid w:val="00C55FC5"/>
    <w:rsid w:val="00C631E0"/>
    <w:rsid w:val="00C7514D"/>
    <w:rsid w:val="00C82EAE"/>
    <w:rsid w:val="00C86534"/>
    <w:rsid w:val="00C94485"/>
    <w:rsid w:val="00CA02E2"/>
    <w:rsid w:val="00CB3A97"/>
    <w:rsid w:val="00CC333E"/>
    <w:rsid w:val="00CC4A69"/>
    <w:rsid w:val="00CE36EA"/>
    <w:rsid w:val="00D10640"/>
    <w:rsid w:val="00D117FF"/>
    <w:rsid w:val="00D2239C"/>
    <w:rsid w:val="00D2292E"/>
    <w:rsid w:val="00D33926"/>
    <w:rsid w:val="00D33FE3"/>
    <w:rsid w:val="00D71EC0"/>
    <w:rsid w:val="00D74750"/>
    <w:rsid w:val="00D762B6"/>
    <w:rsid w:val="00D81F9A"/>
    <w:rsid w:val="00D91DC4"/>
    <w:rsid w:val="00D93070"/>
    <w:rsid w:val="00D94FB7"/>
    <w:rsid w:val="00DA6B22"/>
    <w:rsid w:val="00DB0F56"/>
    <w:rsid w:val="00DD6213"/>
    <w:rsid w:val="00DE2340"/>
    <w:rsid w:val="00E04310"/>
    <w:rsid w:val="00E2545F"/>
    <w:rsid w:val="00E35A8D"/>
    <w:rsid w:val="00E35F73"/>
    <w:rsid w:val="00E43E25"/>
    <w:rsid w:val="00E466BE"/>
    <w:rsid w:val="00E67E21"/>
    <w:rsid w:val="00E713F9"/>
    <w:rsid w:val="00E71B54"/>
    <w:rsid w:val="00E842B3"/>
    <w:rsid w:val="00E87C79"/>
    <w:rsid w:val="00E92EB5"/>
    <w:rsid w:val="00EA359A"/>
    <w:rsid w:val="00EA41A6"/>
    <w:rsid w:val="00ED763A"/>
    <w:rsid w:val="00EE44CF"/>
    <w:rsid w:val="00F278AC"/>
    <w:rsid w:val="00F33933"/>
    <w:rsid w:val="00F3716F"/>
    <w:rsid w:val="00FA7B34"/>
    <w:rsid w:val="00FB46EE"/>
    <w:rsid w:val="00FC05FF"/>
    <w:rsid w:val="00FD7876"/>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Ttulo1">
    <w:name w:val="heading 1"/>
    <w:basedOn w:val="Normal"/>
    <w:next w:val="Normal"/>
    <w:uiPriority w:val="9"/>
    <w:qFormat/>
    <w:rsid w:val="006C4119"/>
    <w:pPr>
      <w:keepNext/>
      <w:keepLines/>
      <w:spacing w:before="480" w:after="120"/>
      <w:outlineLvl w:val="0"/>
    </w:pPr>
    <w:rPr>
      <w:rFonts w:ascii="Arial" w:hAnsi="Arial"/>
      <w:b/>
      <w:szCs w:val="48"/>
    </w:rPr>
  </w:style>
  <w:style w:type="paragraph" w:styleId="Ttulo2">
    <w:name w:val="heading 2"/>
    <w:basedOn w:val="Normal"/>
    <w:next w:val="Normal"/>
    <w:uiPriority w:val="9"/>
    <w:unhideWhenUsed/>
    <w:qFormat/>
    <w:rsid w:val="006C4119"/>
    <w:pPr>
      <w:keepNext/>
      <w:keepLines/>
      <w:spacing w:before="360" w:after="80"/>
      <w:outlineLvl w:val="1"/>
    </w:pPr>
    <w:rPr>
      <w:rFonts w:ascii="Arial" w:hAnsi="Arial"/>
      <w:b/>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Refdenotaderodap">
    <w:name w:val="footnote reference"/>
    <w:basedOn w:val="Fontepargpadro"/>
    <w:uiPriority w:val="99"/>
    <w:semiHidden/>
    <w:unhideWhenUsed/>
    <w:rsid w:val="00FD1BF5"/>
    <w:rPr>
      <w:vertAlign w:val="superscript"/>
    </w:rPr>
  </w:style>
  <w:style w:type="character" w:styleId="Hyperlink">
    <w:name w:val="Hyperlink"/>
    <w:basedOn w:val="Fontepargpadro"/>
    <w:uiPriority w:val="99"/>
    <w:unhideWhenUsed/>
    <w:rsid w:val="00641732"/>
    <w:rPr>
      <w:color w:val="0563C1" w:themeColor="hyperlink"/>
      <w:u w:val="single"/>
    </w:rPr>
  </w:style>
  <w:style w:type="character" w:styleId="MenoPendente">
    <w:name w:val="Unresolved Mention"/>
    <w:basedOn w:val="Fontepargpadro"/>
    <w:uiPriority w:val="99"/>
    <w:semiHidden/>
    <w:unhideWhenUsed/>
    <w:rsid w:val="0064173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rio">
    <w:name w:val="annotation reference"/>
    <w:basedOn w:val="Fontepargpadro"/>
    <w:uiPriority w:val="99"/>
    <w:semiHidden/>
    <w:unhideWhenUsed/>
    <w:rsid w:val="001619BB"/>
    <w:rPr>
      <w:sz w:val="16"/>
      <w:szCs w:val="16"/>
    </w:rPr>
  </w:style>
  <w:style w:type="paragraph" w:styleId="Textodecomentrio">
    <w:name w:val="annotation text"/>
    <w:basedOn w:val="Normal"/>
    <w:link w:val="TextodecomentrioChar"/>
    <w:uiPriority w:val="99"/>
    <w:unhideWhenUsed/>
    <w:rsid w:val="001619BB"/>
    <w:pPr>
      <w:spacing w:line="240" w:lineRule="auto"/>
    </w:pPr>
    <w:rPr>
      <w:sz w:val="20"/>
      <w:szCs w:val="20"/>
    </w:rPr>
  </w:style>
  <w:style w:type="character" w:customStyle="1" w:styleId="TextodecomentrioChar">
    <w:name w:val="Texto de comentário Char"/>
    <w:basedOn w:val="Fontepargpadro"/>
    <w:link w:val="Textodecomentrio"/>
    <w:uiPriority w:val="99"/>
    <w:rsid w:val="001619BB"/>
    <w:rPr>
      <w:sz w:val="20"/>
      <w:szCs w:val="20"/>
    </w:rPr>
  </w:style>
  <w:style w:type="paragraph" w:styleId="Assuntodocomentrio">
    <w:name w:val="annotation subject"/>
    <w:basedOn w:val="Textodecomentrio"/>
    <w:next w:val="Textodecomentrio"/>
    <w:link w:val="AssuntodocomentrioChar"/>
    <w:uiPriority w:val="99"/>
    <w:semiHidden/>
    <w:unhideWhenUsed/>
    <w:rsid w:val="001619BB"/>
    <w:rPr>
      <w:b/>
      <w:bCs/>
    </w:rPr>
  </w:style>
  <w:style w:type="character" w:customStyle="1" w:styleId="AssuntodocomentrioChar">
    <w:name w:val="Assunto do comentário Char"/>
    <w:basedOn w:val="TextodecomentrioChar"/>
    <w:link w:val="Assuntodocomentrio"/>
    <w:uiPriority w:val="99"/>
    <w:semiHidden/>
    <w:rsid w:val="001619BB"/>
    <w:rPr>
      <w:b/>
      <w:bCs/>
      <w:sz w:val="20"/>
      <w:szCs w:val="20"/>
    </w:rPr>
  </w:style>
  <w:style w:type="table" w:styleId="Tabelacomgrade">
    <w:name w:val="Table Grid"/>
    <w:basedOn w:val="Tabela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Textodenotaderodap">
    <w:name w:val="footnote text"/>
    <w:basedOn w:val="Normal"/>
    <w:link w:val="Textodenotaderodap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TextodenotaderodapChar">
    <w:name w:val="Texto de nota de rodapé Char"/>
    <w:basedOn w:val="Fontepargpadro"/>
    <w:link w:val="Textodenotaderodap"/>
    <w:uiPriority w:val="99"/>
    <w:semiHidden/>
    <w:rsid w:val="007555E9"/>
    <w:rPr>
      <w:rFonts w:asciiTheme="minorHAnsi" w:eastAsiaTheme="minorHAnsi" w:hAnsiTheme="minorHAnsi" w:cstheme="minorBidi"/>
      <w:sz w:val="20"/>
      <w:szCs w:val="20"/>
      <w:lang w:eastAsia="en-US"/>
    </w:rPr>
  </w:style>
  <w:style w:type="paragraph" w:styleId="Legenda">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o">
    <w:name w:val="Revision"/>
    <w:hidden/>
    <w:uiPriority w:val="99"/>
    <w:semiHidden/>
    <w:rsid w:val="00D91DC4"/>
    <w:pPr>
      <w:spacing w:after="0" w:line="240" w:lineRule="auto"/>
    </w:pPr>
  </w:style>
  <w:style w:type="paragraph" w:styleId="Cabealho">
    <w:name w:val="header"/>
    <w:basedOn w:val="Normal"/>
    <w:link w:val="CabealhoChar"/>
    <w:uiPriority w:val="99"/>
    <w:unhideWhenUsed/>
    <w:rsid w:val="006338B3"/>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6338B3"/>
  </w:style>
  <w:style w:type="paragraph" w:styleId="Rodap">
    <w:name w:val="footer"/>
    <w:basedOn w:val="Normal"/>
    <w:link w:val="RodapChar"/>
    <w:uiPriority w:val="99"/>
    <w:unhideWhenUsed/>
    <w:rsid w:val="006338B3"/>
    <w:pPr>
      <w:tabs>
        <w:tab w:val="center" w:pos="4513"/>
        <w:tab w:val="right" w:pos="9026"/>
      </w:tabs>
      <w:spacing w:after="0" w:line="240" w:lineRule="auto"/>
    </w:pPr>
  </w:style>
  <w:style w:type="character" w:customStyle="1" w:styleId="RodapChar">
    <w:name w:val="Rodapé Char"/>
    <w:basedOn w:val="Fontepargpadro"/>
    <w:link w:val="Rodap"/>
    <w:uiPriority w:val="99"/>
    <w:rsid w:val="006338B3"/>
  </w:style>
  <w:style w:type="character" w:styleId="TextodoEspaoReservado">
    <w:name w:val="Placeholder Text"/>
    <w:basedOn w:val="Fontepargpadro"/>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2E724F"/>
    <w:rsid w:val="00407124"/>
    <w:rsid w:val="00456417"/>
    <w:rsid w:val="004976EE"/>
    <w:rsid w:val="00AB2D86"/>
    <w:rsid w:val="00BC1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E72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32</Pages>
  <Words>12300</Words>
  <Characters>66425</Characters>
  <Application>Microsoft Office Word</Application>
  <DocSecurity>0</DocSecurity>
  <Lines>553</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14</cp:revision>
  <cp:lastPrinted>2022-09-29T05:03:00Z</cp:lastPrinted>
  <dcterms:created xsi:type="dcterms:W3CDTF">2022-11-11T01:17:00Z</dcterms:created>
  <dcterms:modified xsi:type="dcterms:W3CDTF">2022-11-18T00:22:00Z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