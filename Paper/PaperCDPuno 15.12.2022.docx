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32832" w14:textId="252C9170" w:rsidR="002D08B2" w:rsidRDefault="002D08B2" w:rsidP="006C4119">
      <w:pPr>
        <w:jc w:val="center"/>
        <w:rPr>
          <w:b/>
          <w:bCs/>
        </w:rPr>
      </w:pPr>
      <w:r>
        <w:rPr>
          <w:b/>
          <w:bCs/>
        </w:rPr>
        <w:t xml:space="preserve">A predictive assessment of households’ risk against disasters </w:t>
      </w:r>
      <w:r w:rsidR="00486026">
        <w:rPr>
          <w:b/>
          <w:bCs/>
        </w:rPr>
        <w:t>caused by</w:t>
      </w:r>
      <w:r>
        <w:rPr>
          <w:b/>
          <w:bCs/>
        </w:rPr>
        <w:t xml:space="preserve"> cold waves</w:t>
      </w:r>
      <w:r w:rsidR="00486026">
        <w:rPr>
          <w:b/>
          <w:bCs/>
        </w:rPr>
        <w:t xml:space="preserve"> using machine learning </w:t>
      </w:r>
    </w:p>
    <w:p w14:paraId="50121370" w14:textId="3C9ED0EE" w:rsidR="00721207" w:rsidRDefault="00721207" w:rsidP="002D08B2">
      <w:pPr>
        <w:jc w:val="center"/>
        <w:rPr>
          <w:b/>
          <w:bCs/>
        </w:rPr>
      </w:pPr>
      <w:r>
        <w:rPr>
          <w:b/>
          <w:bCs/>
        </w:rPr>
        <w:t>Abstract</w:t>
      </w:r>
    </w:p>
    <w:p w14:paraId="7A87BEB9" w14:textId="7EEF3715" w:rsidR="00721207" w:rsidRDefault="006C4119" w:rsidP="004E388A">
      <w:pPr>
        <w:jc w:val="both"/>
      </w:pPr>
      <w:r>
        <w:t xml:space="preserve">This paper trains a </w:t>
      </w:r>
      <w:r w:rsidR="00D94FB7">
        <w:t>household-level</w:t>
      </w:r>
      <w:r>
        <w:t xml:space="preserve"> disaster risk classifier </w:t>
      </w:r>
      <w:r w:rsidR="00DB43F7">
        <w:t>based on supervised machine learning algorithms for cold wave-related disasters</w:t>
      </w:r>
      <w:r>
        <w:t xml:space="preserve">. The households’ features considered for this task </w:t>
      </w:r>
      <w:r w:rsidR="002C09F7">
        <w:t>proxy</w:t>
      </w:r>
      <w:r>
        <w:t xml:space="preserve"> </w:t>
      </w:r>
      <w:r w:rsidR="00210C7A">
        <w:t xml:space="preserve">multiple dimensions of </w:t>
      </w:r>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r w:rsidR="002C09F7">
        <w:t xml:space="preserve"> </w:t>
      </w:r>
      <w:r w:rsidR="002523B7">
        <w:t>-28°</w:t>
      </w:r>
      <w:r w:rsidR="002C09F7">
        <w:t xml:space="preserve">in 2003 and </w:t>
      </w:r>
      <w:r w:rsidR="002523B7">
        <w:t>-35°</w:t>
      </w:r>
      <w:r w:rsidR="002C09F7">
        <w:t xml:space="preserve"> in 2004</w:t>
      </w:r>
      <w:r w:rsidR="00D94FB7">
        <w:t>) are recurrent and overwhelming</w:t>
      </w:r>
      <w:r>
        <w:t xml:space="preserve">. </w:t>
      </w:r>
      <w:r w:rsidR="00E138AE">
        <w:t>Two supervised learning algorithms were tested to build the classifier</w:t>
      </w:r>
      <w:r>
        <w:t xml:space="preserve">: Logistic Regression and Random Forest Classifier. </w:t>
      </w:r>
      <w:r w:rsidR="004E388A">
        <w:t xml:space="preserve">Hyperparameters of such models were optimized through a heuristic applied to results of Random Search Cross-Validation, such as the configuration </w:t>
      </w:r>
      <w:r w:rsidR="00E138AE">
        <w:t xml:space="preserve">to </w:t>
      </w:r>
      <w:r w:rsidR="004E388A">
        <w:t xml:space="preserve">maximize the </w:t>
      </w:r>
      <w:r w:rsidR="00E138AE">
        <w:t>model’s</w:t>
      </w:r>
      <w:r w:rsidR="004E388A">
        <w:t xml:space="preserve"> ability to produce accurate predictions and to minimize false negatives</w:t>
      </w:r>
      <w:r w:rsidR="004E388A" w:rsidRPr="004E388A">
        <w:t xml:space="preserve"> </w:t>
      </w:r>
      <w:r w:rsidR="004E388A">
        <w:t xml:space="preserve">that are the elements in the confusion matrix that produces deprivation costs.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w:t>
      </w:r>
      <w:r w:rsidR="00DA3F81">
        <w:t>Considering</w:t>
      </w:r>
      <w:r>
        <w:t xml:space="preserve">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rsidP="002C09F7">
      <w:pPr>
        <w:pStyle w:val="Heading1"/>
        <w:numPr>
          <w:ilvl w:val="0"/>
          <w:numId w:val="10"/>
        </w:numPr>
        <w:ind w:left="360"/>
      </w:pPr>
      <w:commentRangeStart w:id="0"/>
      <w:commentRangeStart w:id="1"/>
      <w:r w:rsidRPr="00665441">
        <w:t>Introduction</w:t>
      </w:r>
      <w:commentRangeEnd w:id="0"/>
      <w:r>
        <w:rPr>
          <w:rStyle w:val="CommentReference"/>
        </w:rPr>
        <w:commentReference w:id="0"/>
      </w:r>
      <w:commentRangeEnd w:id="1"/>
      <w:r>
        <w:rPr>
          <w:rStyle w:val="CommentReference"/>
        </w:rPr>
        <w:commentReference w:id="1"/>
      </w:r>
    </w:p>
    <w:p w14:paraId="268D924E" w14:textId="5F917745" w:rsidR="00CE36EA" w:rsidRDefault="00D91DC4" w:rsidP="00D91DC4">
      <w:pPr>
        <w:jc w:val="both"/>
      </w:pPr>
      <w:commentRangeStart w:id="2"/>
      <w:r>
        <w:t>Clime</w:t>
      </w:r>
      <w:commentRangeEnd w:id="2"/>
      <w:r>
        <w:rPr>
          <w:rStyle w:val="CommentReference"/>
        </w:rPr>
        <w:commentReference w:id="2"/>
      </w:r>
      <w:r>
        <w:t xml:space="preserve">-related hazards are more frequent in this century than in the previous one (EM-DAT, 2022). This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3"/>
      <w:r>
        <w:t>(</w:t>
      </w:r>
      <w:proofErr w:type="spellStart"/>
      <w:r w:rsidR="00243F7D">
        <w:t>Keja-Kaereho</w:t>
      </w:r>
      <w:proofErr w:type="spellEnd"/>
      <w:r w:rsidR="00243F7D">
        <w:t xml:space="preserve"> &amp; </w:t>
      </w:r>
      <w:proofErr w:type="spellStart"/>
      <w:r w:rsidR="00243F7D">
        <w:t>Tjizu</w:t>
      </w:r>
      <w:proofErr w:type="spellEnd"/>
      <w:r w:rsidR="00243F7D">
        <w:t>, 2019</w:t>
      </w:r>
      <w:r>
        <w:t>)</w:t>
      </w:r>
      <w:commentRangeEnd w:id="3"/>
      <w:r>
        <w:rPr>
          <w:rStyle w:val="CommentReference"/>
        </w:rPr>
        <w:commentReference w:id="3"/>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xml:space="preserve">, the </w:t>
      </w:r>
      <w:r w:rsidR="00DB43F7">
        <w:t>hazard's scale and magnitude, and the exposure level</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672A5F8A" w:rsidR="005E7925" w:rsidRDefault="00CB3A97" w:rsidP="0027250E">
      <w:pPr>
        <w:jc w:val="both"/>
      </w:pPr>
      <w:r>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5E7925">
        <w:t>(Besiou et al., 2021)</w:t>
      </w:r>
      <w:r w:rsidR="006C4119">
        <w:t>. Thus,</w:t>
      </w:r>
      <w:r w:rsidR="00CE36EA">
        <w:t xml:space="preserve"> proactive disaster risk reduction activities</w:t>
      </w:r>
      <w:r w:rsidR="00E138AE">
        <w:t xml:space="preserve"> </w:t>
      </w:r>
      <w:r w:rsidR="00CE36EA">
        <w:t xml:space="preserve">are carried out before a </w:t>
      </w:r>
      <w:r w:rsidR="00614183">
        <w:t>disaster</w:t>
      </w:r>
      <w:r w:rsidR="002C09F7">
        <w:t xml:space="preserve"> strike</w:t>
      </w:r>
      <w:r w:rsidR="005E7925">
        <w:t xml:space="preserve"> </w:t>
      </w:r>
      <w:r w:rsidR="00E138AE">
        <w:t xml:space="preserve">to </w:t>
      </w:r>
      <w:r w:rsidR="00CE36EA">
        <w:t xml:space="preserve">help </w:t>
      </w:r>
      <w:r w:rsidR="00DB43F7">
        <w:t>mitigate</w:t>
      </w:r>
      <w:r w:rsidR="00E138AE">
        <w:t xml:space="preserve"> </w:t>
      </w:r>
      <w:r w:rsidR="00CE36EA">
        <w:lastRenderedPageBreak/>
        <w:t xml:space="preserve">risks and </w:t>
      </w:r>
      <w:r w:rsidR="00DB43F7">
        <w:t>create</w:t>
      </w:r>
      <w:r w:rsidR="00E138AE">
        <w:t xml:space="preserve"> </w:t>
      </w:r>
      <w:r w:rsidR="00CE36EA">
        <w:t>savings that communities may use for further development and building of resilience</w:t>
      </w:r>
      <w:r w:rsidR="00ED763A">
        <w:t xml:space="preserve"> that is urgent due to the increasing magnitude and frequency of disasters</w:t>
      </w:r>
      <w:r w:rsidR="00CE36EA">
        <w:t xml:space="preserve">. </w:t>
      </w:r>
    </w:p>
    <w:p w14:paraId="1F3357E1" w14:textId="61456F56" w:rsidR="000F7142" w:rsidRDefault="008E4DA5" w:rsidP="0027250E">
      <w:pPr>
        <w:jc w:val="both"/>
      </w:pPr>
      <w:r>
        <w:t xml:space="preserve">The increase in </w:t>
      </w:r>
      <w:r w:rsidR="002C09F7">
        <w:t xml:space="preserve">the frequency of </w:t>
      </w:r>
      <w:r>
        <w:t>cold wave</w:t>
      </w:r>
      <w:r w:rsidR="00FD7876">
        <w:t>-related disasters</w:t>
      </w:r>
      <w:r>
        <w:t xml:space="preserve"> during the last century disproportionately affected low-income countries (Amirkhani et al., 2022; Lopez-Bueno et al., 2020).</w:t>
      </w:r>
      <w:r w:rsidR="002C09F7">
        <w:t xml:space="preserve"> </w:t>
      </w:r>
      <w:r>
        <w:t>India, Bangladesh, Poland</w:t>
      </w:r>
      <w:r w:rsidR="002C09F7">
        <w:t>,</w:t>
      </w:r>
      <w:r>
        <w:t xml:space="preserve"> and Russia are the </w:t>
      </w:r>
      <w:r w:rsidR="002C09F7">
        <w:t xml:space="preserve">most-affected </w:t>
      </w:r>
      <w:r>
        <w:t xml:space="preserve">countries, </w:t>
      </w:r>
      <w:r w:rsidR="000F7142">
        <w:t>harming</w:t>
      </w:r>
      <w:r>
        <w:t xml:space="preserve"> </w:t>
      </w:r>
      <w:r w:rsidR="000F7142">
        <w:t xml:space="preserve">1227 million people and </w:t>
      </w:r>
      <w:r w:rsidR="002C09F7">
        <w:t xml:space="preserve">generating </w:t>
      </w:r>
      <w:r w:rsidR="000F7142">
        <w:t xml:space="preserve">184 thousand </w:t>
      </w:r>
      <w:r w:rsidR="00DB43F7">
        <w:t xml:space="preserve">of </w:t>
      </w:r>
      <w:r w:rsidR="000F7142">
        <w:t>deaths</w:t>
      </w:r>
      <w:r w:rsidR="003D0AB4">
        <w:t xml:space="preserve"> since 2000</w:t>
      </w:r>
      <w:r w:rsidR="000F7142">
        <w:t>.</w:t>
      </w:r>
      <w:r w:rsidR="003D0AB4">
        <w:t xml:space="preserve"> </w:t>
      </w:r>
      <w:r w:rsidR="00FD7876">
        <w:t>Disasters triggered by cold waves</w:t>
      </w:r>
      <w:r w:rsidR="003D0AB4">
        <w:t xml:space="preserve"> </w:t>
      </w:r>
      <w:r w:rsidR="00FD7876">
        <w:t>cause losses of human lives</w:t>
      </w:r>
      <w:r w:rsidR="003D0AB4">
        <w:t xml:space="preserve"> in cases of high vulnerability, where households have poor infrastructure and </w:t>
      </w:r>
      <w:r w:rsidR="00FD7876">
        <w:t xml:space="preserve">scarce </w:t>
      </w:r>
      <w:r w:rsidR="003D0AB4">
        <w:t>goods to face cold (Lopez-Bueno et al., 2020) or inhabitants have a high prevalence of comorbidities such as cardiovascular diseases (</w:t>
      </w:r>
      <w:r w:rsidR="003D0AB4" w:rsidRPr="003D0AB4">
        <w:t>Shaposhnikov</w:t>
      </w:r>
      <w:r w:rsidR="003D0AB4">
        <w:t xml:space="preserve"> and </w:t>
      </w:r>
      <w:proofErr w:type="spellStart"/>
      <w:r w:rsidR="003D0AB4">
        <w:t>Revich</w:t>
      </w:r>
      <w:proofErr w:type="spellEnd"/>
      <w:r w:rsidR="003D0AB4">
        <w:t xml:space="preserve">, 2016). </w:t>
      </w:r>
    </w:p>
    <w:p w14:paraId="7E669760" w14:textId="1C125ACE" w:rsidR="00E466BE" w:rsidRDefault="003019FA" w:rsidP="003019FA">
      <w:pPr>
        <w:jc w:val="both"/>
      </w:pPr>
      <w:r>
        <w:t>This work focuses on disaster preparedness following a data-centric approach (EM-DAT, 2022).</w:t>
      </w:r>
      <w:r w:rsidR="00533B64">
        <w:t xml:space="preserve"> </w:t>
      </w:r>
      <w:r>
        <w:t xml:space="preserve">We aim to predict which households need to be prepared for a disaster that cold waves or severe winter conditions can trigger. This prediction must be accurate for the households that are </w:t>
      </w:r>
      <w:commentRangeStart w:id="4"/>
      <w:r>
        <w:t>at risk</w:t>
      </w:r>
      <w:commentRangeEnd w:id="4"/>
      <w:r w:rsidR="00731651">
        <w:rPr>
          <w:rStyle w:val="CommentReference"/>
        </w:rPr>
        <w:commentReference w:id="4"/>
      </w:r>
      <w:r w:rsidR="00597A35">
        <w:t xml:space="preserve">, </w:t>
      </w:r>
      <w:r w:rsidR="00F33933">
        <w:t xml:space="preserve">which </w:t>
      </w:r>
      <w:r w:rsidR="00E138AE">
        <w:t>represents</w:t>
      </w:r>
      <w:r w:rsidR="00F33933">
        <w:t xml:space="preserve"> demand points that must be </w:t>
      </w:r>
      <w:r w:rsidR="00DB43F7">
        <w:t>meet</w:t>
      </w:r>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76CF5BDC" w:rsidR="003019FA" w:rsidRDefault="00E466BE" w:rsidP="003019FA">
      <w:pPr>
        <w:jc w:val="both"/>
      </w:pPr>
      <w:r>
        <w:t>Our</w:t>
      </w:r>
      <w:r w:rsidR="003019FA">
        <w:t xml:space="preserve"> </w:t>
      </w:r>
      <w:r>
        <w:t xml:space="preserve">proposed </w:t>
      </w:r>
      <w:r w:rsidR="003019FA">
        <w:t>model give</w:t>
      </w:r>
      <w:r w:rsidR="00533B64">
        <w:t>s</w:t>
      </w:r>
      <w:r w:rsidR="003019FA">
        <w:t xml:space="preser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w:t>
      </w:r>
      <w:r w:rsidR="00533B64">
        <w:t xml:space="preserve">the </w:t>
      </w:r>
      <w:r w:rsidR="003019FA">
        <w:t xml:space="preserve">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 hyperparameters, to maximize predictive power considering the importance of false negatives. </w:t>
      </w:r>
    </w:p>
    <w:p w14:paraId="645EAFE0" w14:textId="1A47E181" w:rsidR="00612ED1" w:rsidRDefault="00CE36EA" w:rsidP="0027250E">
      <w:pPr>
        <w:jc w:val="both"/>
      </w:pPr>
      <w:r>
        <w:t>Puno</w:t>
      </w:r>
      <w:r w:rsidR="003019FA">
        <w:t>, in Peru,</w:t>
      </w:r>
      <w:r>
        <w:t xml:space="preserve"> is affected by recurrent c</w:t>
      </w:r>
      <w:r w:rsidR="003D7DC2">
        <w:t>old waves</w:t>
      </w:r>
      <w:r w:rsidR="00236156">
        <w:t xml:space="preserve">. Peruvian’s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5"/>
      <w:r w:rsidR="00A31299">
        <w:t>ELTEs</w:t>
      </w:r>
      <w:commentRangeEnd w:id="5"/>
      <w:r w:rsidR="00A31299">
        <w:rPr>
          <w:rStyle w:val="CommentReference"/>
        </w:rPr>
        <w:commentReference w:id="5"/>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As ELTEs affect a large geographic bound</w:t>
      </w:r>
      <w:r w:rsidR="00A31299">
        <w:t>ary</w:t>
      </w:r>
      <w:r w:rsidR="00732E61">
        <w:t>, it could be challenging to estimate the number of affected people, the economic losses</w:t>
      </w:r>
      <w:r w:rsidR="00E138AE">
        <w:t>,</w:t>
      </w:r>
      <w:r w:rsidR="00732E61">
        <w:t xml:space="preserve"> </w:t>
      </w:r>
      <w:r w:rsidR="006C4119">
        <w:t>etc</w:t>
      </w:r>
      <w:r w:rsidR="00732E61">
        <w:t xml:space="preserve">. </w:t>
      </w:r>
    </w:p>
    <w:p w14:paraId="39673AA7" w14:textId="07324DC2" w:rsidR="0027250E" w:rsidRDefault="00612ED1" w:rsidP="0027250E">
      <w:pPr>
        <w:jc w:val="both"/>
      </w:pPr>
      <w:r>
        <w:t>R</w:t>
      </w:r>
      <w:r w:rsidR="006C4119">
        <w:t xml:space="preserve">esearch on proactive disaster risk reduction would </w:t>
      </w:r>
      <w:r w:rsidR="00DB43F7">
        <w:t>significantly</w:t>
      </w:r>
      <w:r w:rsidR="006C4119">
        <w:t xml:space="preserve"> impact</w:t>
      </w:r>
      <w:r w:rsidR="0019344F">
        <w:t xml:space="preserve"> </w:t>
      </w:r>
      <w:r>
        <w:t xml:space="preserve">Puno because of the high prevalence of agricultural households’, in which these disasters may cause economic losses that </w:t>
      </w:r>
      <w:r w:rsidR="00AF595B">
        <w:t>impact</w:t>
      </w:r>
      <w:r>
        <w:t xml:space="preserve"> their long-run wealth. If a community is not prepared to face cold wave-related disasters, it might enter into a vicious cycle </w:t>
      </w:r>
      <w:r w:rsidR="00AF595B">
        <w:t xml:space="preserve">of </w:t>
      </w:r>
      <w:r>
        <w:t>cold wave</w:t>
      </w:r>
      <w:r w:rsidR="00AF595B">
        <w:t>s</w:t>
      </w:r>
      <w:r>
        <w:t xml:space="preserve"> affect</w:t>
      </w:r>
      <w:r w:rsidR="00AF595B">
        <w:t>ing</w:t>
      </w:r>
      <w:r>
        <w:t xml:space="preserve"> </w:t>
      </w:r>
      <w:r w:rsidR="00AF595B">
        <w:t xml:space="preserve">the </w:t>
      </w:r>
      <w:r>
        <w:t>economy</w:t>
      </w:r>
      <w:r w:rsidR="00AF595B">
        <w:t>.</w:t>
      </w:r>
      <w:r>
        <w:t xml:space="preserve"> </w:t>
      </w:r>
      <w:r w:rsidR="00AF595B">
        <w:t>T</w:t>
      </w:r>
      <w:r>
        <w:t xml:space="preserve">his </w:t>
      </w:r>
      <w:r w:rsidR="00AF595B">
        <w:t xml:space="preserve">vicious cycle </w:t>
      </w:r>
      <w:r>
        <w:t>affect</w:t>
      </w:r>
      <w:r w:rsidR="00AF595B">
        <w:t>s</w:t>
      </w:r>
      <w:r>
        <w:t xml:space="preserve"> the ability to respond and recover from disasters, producing a lower budget to invest in</w:t>
      </w:r>
      <w:r w:rsidR="00AF595B">
        <w:t xml:space="preserve"> </w:t>
      </w:r>
      <w:r>
        <w:t>resilience</w:t>
      </w:r>
      <w:r w:rsidR="00AF595B">
        <w:t xml:space="preserve"> mechanisms</w:t>
      </w:r>
      <w:r>
        <w:t xml:space="preserve"> (Besiou et al., 2021).</w:t>
      </w:r>
      <w:r w:rsidR="00122FA8">
        <w:t xml:space="preserve"> </w:t>
      </w:r>
    </w:p>
    <w:p w14:paraId="2F3A7FEC" w14:textId="67135DE8" w:rsidR="00C1432C" w:rsidRDefault="00DD6213" w:rsidP="0027250E">
      <w:pPr>
        <w:jc w:val="both"/>
      </w:pPr>
      <w:r>
        <w:t xml:space="preserve">The proactive intervention on Puno may </w:t>
      </w:r>
      <w:r w:rsidR="006C4119">
        <w:t>significantly impact</w:t>
      </w:r>
      <w:r>
        <w:t xml:space="preserve"> the disaster response and recovery. Following Holguin-Veras et al. (2013), resources invested in response and recovery include logistic costs and deprivation costs. An optimized predictive model would identify which </w:t>
      </w:r>
      <w:r>
        <w:lastRenderedPageBreak/>
        <w:t xml:space="preserve">households would be the target of proactive interventions. Puno is a case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accurate forecasts are of special importance.</w:t>
      </w:r>
      <w:r w:rsidR="00BB79B4">
        <w:t xml:space="preserve"> </w:t>
      </w:r>
      <w:commentRangeStart w:id="6"/>
      <w:commentRangeStart w:id="7"/>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DB43F7">
        <w:t>primary</w:t>
      </w:r>
      <w:r w:rsidR="00BB79B4">
        <w:t xml:space="preserve"> concern of humanitarian logistics.</w:t>
      </w:r>
      <w:commentRangeEnd w:id="6"/>
      <w:r w:rsidR="00C55FC5">
        <w:rPr>
          <w:rStyle w:val="CommentReference"/>
        </w:rPr>
        <w:commentReference w:id="6"/>
      </w:r>
      <w:commentRangeEnd w:id="7"/>
      <w:r w:rsidR="00AF595B">
        <w:rPr>
          <w:rStyle w:val="CommentReference"/>
        </w:rPr>
        <w:commentReference w:id="7"/>
      </w:r>
    </w:p>
    <w:p w14:paraId="7790FBB3" w14:textId="6D068AB5"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xml:space="preserve">, </w:t>
      </w:r>
      <w:r w:rsidR="00DB43F7">
        <w:t>contrasting</w:t>
      </w:r>
      <w:r w:rsidR="006C4119">
        <w:t xml:space="preserve"> </w:t>
      </w:r>
      <w:r w:rsidR="00DB43F7">
        <w:t xml:space="preserve">it </w:t>
      </w:r>
      <w:r w:rsidR="006C4119">
        <w:t>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key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 xml:space="preserve">hyperparameters’ optimization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includes sequential optimization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240304A8" w:rsidR="006C02AB" w:rsidRDefault="00EE44CF" w:rsidP="0027250E">
      <w:pPr>
        <w:jc w:val="both"/>
      </w:pPr>
      <w:r>
        <w:t xml:space="preserve">The </w:t>
      </w:r>
      <w:commentRangeStart w:id="8"/>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8"/>
      <w:r w:rsidR="00E87C79">
        <w:rPr>
          <w:rStyle w:val="CommentReference"/>
        </w:rPr>
        <w:commentReference w:id="8"/>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 livelihoods that are strongly linked to agriculture and livestock</w:t>
      </w:r>
      <w:r w:rsidR="006C02AB">
        <w:t xml:space="preserve"> (Quiliche and Mancilla, 2021)</w:t>
      </w:r>
      <w:r>
        <w:t xml:space="preserve">. </w:t>
      </w:r>
    </w:p>
    <w:p w14:paraId="5B1120DC" w14:textId="2F044481" w:rsidR="00976B41" w:rsidRDefault="00BC6A17" w:rsidP="00976B41">
      <w:pPr>
        <w:jc w:val="both"/>
      </w:pPr>
      <w:r>
        <w:t>T</w:t>
      </w:r>
      <w:r w:rsidR="00976B41">
        <w:t xml:space="preserve">he </w:t>
      </w:r>
      <w:proofErr w:type="gramStart"/>
      <w:r w:rsidR="00976B41">
        <w:t>remaining</w:t>
      </w:r>
      <w:proofErr w:type="gramEnd"/>
      <w:r w:rsidR="00976B41">
        <w:t xml:space="preserve"> of this paper is divided into five sections. </w:t>
      </w:r>
      <w:commentRangeStart w:id="9"/>
      <w:r w:rsidR="00976B41">
        <w:t>Section 2 describes the main work</w:t>
      </w:r>
      <w:r w:rsidR="00DB43F7">
        <w:t>s</w:t>
      </w:r>
      <w:r w:rsidR="00976B41">
        <w:t xml:space="preserve"> on SLAs, machine learning applications to disaster risk management</w:t>
      </w:r>
      <w:r w:rsidR="00E138AE">
        <w:t>,</w:t>
      </w:r>
      <w:r w:rsidR="00976B41">
        <w:t xml:space="preserve"> and </w:t>
      </w:r>
      <w:r w:rsidR="00D8716F">
        <w:t>emergency</w:t>
      </w:r>
      <w:r w:rsidR="00976B41">
        <w:t xml:space="preserve"> assessment. </w:t>
      </w:r>
      <w:commentRangeEnd w:id="9"/>
      <w:r>
        <w:rPr>
          <w:rStyle w:val="CommentReference"/>
        </w:rPr>
        <w:commentReference w:id="9"/>
      </w:r>
      <w:r w:rsidR="00976B41">
        <w:t>Section 3 details the data collection methods and processing pipeline</w:t>
      </w:r>
      <w:r>
        <w:t xml:space="preserve"> and</w:t>
      </w:r>
      <w:r w:rsidR="00976B41">
        <w:t xml:space="preserve"> 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r w:rsidR="00612ED1">
        <w:t>Section 6</w:t>
      </w:r>
      <w:r>
        <w:t xml:space="preserve"> brings our </w:t>
      </w:r>
      <w:r w:rsidR="006C4119">
        <w:t xml:space="preserve">conclusions </w:t>
      </w:r>
      <w:r>
        <w:t>and</w:t>
      </w:r>
      <w:r w:rsidR="00976B41">
        <w:t xml:space="preserve"> recommendations for improvements </w:t>
      </w:r>
      <w:r w:rsidR="00D8716F">
        <w:t>in</w:t>
      </w:r>
      <w:r w:rsidR="00976B41">
        <w:t xml:space="preserve"> disaster preparedness strategies and future research avenues.</w:t>
      </w:r>
    </w:p>
    <w:p w14:paraId="3DA3D075" w14:textId="38D061D6" w:rsidR="00781801" w:rsidRDefault="007555E9" w:rsidP="005B5028">
      <w:pPr>
        <w:pStyle w:val="Heading1"/>
        <w:numPr>
          <w:ilvl w:val="0"/>
          <w:numId w:val="10"/>
        </w:numPr>
        <w:ind w:left="360"/>
      </w:pPr>
      <w:r w:rsidRPr="00D04BAC">
        <w:rPr>
          <w:bCs/>
        </w:rPr>
        <w:t xml:space="preserve">Theoretical </w:t>
      </w:r>
      <w:r w:rsidR="00D94FB7">
        <w:rPr>
          <w:bCs/>
        </w:rPr>
        <w:t>foundation</w:t>
      </w:r>
    </w:p>
    <w:p w14:paraId="045D2473" w14:textId="0E479C59" w:rsidR="00586780" w:rsidRDefault="00586780" w:rsidP="005B5028">
      <w:pPr>
        <w:jc w:val="both"/>
      </w:pPr>
      <w:r>
        <w:t xml:space="preserve">In this section, we first discuss disaster risk reduction (DRR) concepts. Then, we overview the data science applications in DRR. </w:t>
      </w:r>
    </w:p>
    <w:p w14:paraId="192C1476" w14:textId="0D3D2E6D" w:rsidR="00861762" w:rsidRPr="004461BE" w:rsidRDefault="0041012C" w:rsidP="003B2E79">
      <w:pPr>
        <w:pStyle w:val="Heading2"/>
        <w:numPr>
          <w:ilvl w:val="1"/>
          <w:numId w:val="12"/>
        </w:numPr>
      </w:pPr>
      <w:r w:rsidRPr="004461BE">
        <w:t>Disaster risk reduction</w:t>
      </w:r>
      <w:r w:rsidR="0003727A">
        <w:t xml:space="preserve"> for clime-related disasters</w:t>
      </w:r>
    </w:p>
    <w:p w14:paraId="520621E3" w14:textId="16253FBB" w:rsidR="0003727A" w:rsidRDefault="0041012C" w:rsidP="009C07DD">
      <w:pPr>
        <w:jc w:val="both"/>
      </w:pPr>
      <w:r>
        <w:t xml:space="preserve">The most outstanding theory on disaster </w:t>
      </w:r>
      <w:r w:rsidR="0050141A">
        <w:t xml:space="preserve">risk </w:t>
      </w:r>
      <w:r>
        <w:t>claims that risk is produced if three elements are combined for a geographic boundary</w:t>
      </w:r>
      <w:r w:rsidR="00982351">
        <w:t xml:space="preserve"> (</w:t>
      </w:r>
      <w:r w:rsidR="009B6DCD">
        <w:t xml:space="preserve">Mors, 2010; </w:t>
      </w:r>
      <w:r w:rsidR="00982351">
        <w:t>UNDRR, 2015; Twigg, 2004)</w:t>
      </w:r>
      <w:r>
        <w:t xml:space="preserve">: </w:t>
      </w:r>
      <w:proofErr w:type="spellStart"/>
      <w:r w:rsidR="00781801">
        <w:t>i</w:t>
      </w:r>
      <w:proofErr w:type="spellEnd"/>
      <w:r w:rsidR="00781801">
        <w:t>.</w:t>
      </w:r>
      <w:r>
        <w:t xml:space="preserve"> natural hazard, </w:t>
      </w:r>
      <w:r w:rsidR="0050141A">
        <w:t>i.e.,</w:t>
      </w:r>
      <w:r>
        <w:t xml:space="preserve"> the natural phenomenon that may harm communities</w:t>
      </w:r>
      <w:r w:rsidR="00781801">
        <w:t xml:space="preserve">; ii. </w:t>
      </w:r>
      <w:r>
        <w:t xml:space="preserve">exposure, </w:t>
      </w:r>
      <w:r w:rsidR="0050141A">
        <w:t xml:space="preserve">i.e., </w:t>
      </w:r>
      <w:r>
        <w:t xml:space="preserve">the condition of an agent </w:t>
      </w:r>
      <w:r w:rsidR="0050141A">
        <w:t>within</w:t>
      </w:r>
      <w:r>
        <w:t xml:space="preserve"> the geographic boundary of being exposed to such natural hazard</w:t>
      </w:r>
      <w:r w:rsidR="00781801">
        <w:t xml:space="preserve">; </w:t>
      </w:r>
      <w:r>
        <w:t xml:space="preserve">and </w:t>
      </w:r>
      <w:r w:rsidR="00781801">
        <w:t xml:space="preserve">iii. </w:t>
      </w:r>
      <w:r>
        <w:t>vulnerability</w:t>
      </w:r>
      <w:r w:rsidR="00982351">
        <w:t xml:space="preserve">, </w:t>
      </w:r>
      <w:r w:rsidR="0050141A">
        <w:t>which</w:t>
      </w:r>
      <w:r w:rsidR="00982351">
        <w:t xml:space="preserve"> shapes </w:t>
      </w:r>
      <w:r w:rsidR="0050141A">
        <w:t xml:space="preserve">the </w:t>
      </w:r>
      <w:r w:rsidR="00982351">
        <w:t>consequences of a damaging event on agents.</w:t>
      </w:r>
      <w:r w:rsidR="009B6DCD">
        <w:t xml:space="preserve"> </w:t>
      </w:r>
      <w:r w:rsidR="0003727A">
        <w:t>If an agent is resilient to disasters, then it would have small losses after a disastrous event. Vulnerability is a set of conditions that an agent posse that make</w:t>
      </w:r>
      <w:r w:rsidR="00E0353C">
        <w:t>s</w:t>
      </w:r>
      <w:r w:rsidR="0003727A">
        <w:t xml:space="preserve"> it more prone to high losses when affected by </w:t>
      </w:r>
      <w:r w:rsidR="0003727A">
        <w:lastRenderedPageBreak/>
        <w:t>a hazardous event (</w:t>
      </w:r>
      <w:r w:rsidR="0003727A" w:rsidRPr="00E12ACA">
        <w:t>Christian et al., 2021; Sahana et al., 2019; Tasnuva et al., 2020; Ullah et al., 2021</w:t>
      </w:r>
      <w:r w:rsidR="0003727A">
        <w:t>). Among natural hazards that jeopardize vulnerable communities, clime-related hazards such as rainfalls, heat waves, cold waves</w:t>
      </w:r>
      <w:r w:rsidR="00531B51">
        <w:t>,</w:t>
      </w:r>
      <w:r w:rsidR="0003727A">
        <w:t xml:space="preserve"> or storms have an impact that </w:t>
      </w:r>
      <w:r w:rsidR="00531B51">
        <w:t>covariates</w:t>
      </w:r>
      <w:r w:rsidR="0003727A">
        <w:t xml:space="preserve"> with the degree of vulnerability of the agents within the geographic boundary exposed to such hazards (Renteria et al., 2021). Furthermore, these hazards tend to be seasonal, localized in a geographic </w:t>
      </w:r>
      <w:r w:rsidR="009C07DD">
        <w:t>boundary, and</w:t>
      </w:r>
      <w:r w:rsidR="0003727A">
        <w:t xml:space="preserve"> the magnitude of losses can be </w:t>
      </w:r>
      <w:r w:rsidR="009C07DD">
        <w:t>anticipated by considering vulnerability</w:t>
      </w:r>
      <w:r w:rsidR="0003727A">
        <w:t xml:space="preserve"> (Simmons and Sutter, 2014).</w:t>
      </w:r>
      <w:commentRangeStart w:id="10"/>
      <w:commentRangeEnd w:id="10"/>
      <w:r w:rsidR="0003727A">
        <w:rPr>
          <w:rStyle w:val="CommentReference"/>
        </w:rPr>
        <w:commentReference w:id="10"/>
      </w:r>
      <w:commentRangeStart w:id="11"/>
      <w:commentRangeEnd w:id="11"/>
      <w:r w:rsidR="0003727A">
        <w:rPr>
          <w:rStyle w:val="CommentReference"/>
        </w:rPr>
        <w:commentReference w:id="11"/>
      </w:r>
    </w:p>
    <w:p w14:paraId="0533ED62" w14:textId="10C2073D" w:rsidR="009C07DD" w:rsidDel="00172CAF" w:rsidRDefault="009B6DCD" w:rsidP="00E83AD7">
      <w:pPr>
        <w:jc w:val="both"/>
        <w:rPr>
          <w:del w:id="12" w:author="RENATO JOSE QUILICHE ALTAMIRANO" w:date="2022-12-14T21:56:00Z"/>
        </w:rPr>
      </w:pPr>
      <w:r>
        <w:t xml:space="preserve">The </w:t>
      </w:r>
      <w:r w:rsidR="00172CAF">
        <w:t>challenge</w:t>
      </w:r>
      <w:r>
        <w:t xml:space="preserve"> of disaster risk reduction comes from </w:t>
      </w:r>
      <w:r w:rsidR="00F8773A">
        <w:t xml:space="preserve">vulnerability shaping the magnitude of the losses related to agents’ exposure to natural hazards. Disaster risk </w:t>
      </w:r>
      <w:r w:rsidR="0050141A">
        <w:t xml:space="preserve">can be </w:t>
      </w:r>
      <w:r w:rsidR="00F8773A">
        <w:t xml:space="preserve">mitigated by </w:t>
      </w:r>
      <w:r w:rsidR="00DB43F7">
        <w:t>reducing vulnerability, or equivalent, by creating</w:t>
      </w:r>
      <w:r w:rsidR="00F8773A">
        <w:t xml:space="preserve"> resilience</w:t>
      </w:r>
      <w:r w:rsidR="0050141A">
        <w:t>,</w:t>
      </w:r>
      <w:r w:rsidR="00696CB3">
        <w:t xml:space="preserve"> as stated in the Sendai Framework for Disaster Risk Reduction</w:t>
      </w:r>
      <w:r w:rsidR="00F8773A">
        <w:t xml:space="preserve"> (</w:t>
      </w:r>
      <w:proofErr w:type="spellStart"/>
      <w:r w:rsidR="00696CB3" w:rsidRPr="009C07DD">
        <w:t>Aitsi-Selmi</w:t>
      </w:r>
      <w:proofErr w:type="spellEnd"/>
      <w:r w:rsidR="00696CB3" w:rsidRPr="009C07DD">
        <w:t xml:space="preserve"> et al., 2015</w:t>
      </w:r>
      <w:r w:rsidR="00F8773A">
        <w:t>)</w:t>
      </w:r>
      <w:r w:rsidR="007F5FC8">
        <w:t>.</w:t>
      </w:r>
      <w:r w:rsidR="009C07DD">
        <w:t xml:space="preserve"> </w:t>
      </w:r>
      <w:ins w:id="13" w:author="RENATO JOSE QUILICHE ALTAMIRANO" w:date="2022-12-14T21:56:00Z">
        <w:r w:rsidR="00172CAF">
          <w:t>However, r</w:t>
        </w:r>
      </w:ins>
      <w:del w:id="14" w:author="RENATO JOSE QUILICHE ALTAMIRANO" w:date="2022-12-14T21:56:00Z">
        <w:r w:rsidR="004461BE" w:rsidDel="00172CAF">
          <w:delText>R</w:delText>
        </w:r>
      </w:del>
      <w:r w:rsidR="004461BE">
        <w:t xml:space="preserve">eduction of vulnerability is a long-term goal. </w:t>
      </w:r>
    </w:p>
    <w:p w14:paraId="0713BA4C" w14:textId="6F027753" w:rsidR="00875C91" w:rsidRDefault="004461BE" w:rsidP="00E83AD7">
      <w:pPr>
        <w:jc w:val="both"/>
      </w:pPr>
      <w:r>
        <w:t xml:space="preserve">From an economic perspective, communities need resources to face disasters. </w:t>
      </w:r>
      <w:del w:id="15" w:author="RENATO JOSE QUILICHE ALTAMIRANO" w:date="2022-12-14T21:56:00Z">
        <w:r w:rsidR="00E83AD7" w:rsidDel="00172CAF">
          <w:delText>Furthermore</w:delText>
        </w:r>
      </w:del>
      <w:ins w:id="16" w:author="RENATO JOSE QUILICHE ALTAMIRANO" w:date="2022-12-14T21:56:00Z">
        <w:r w:rsidR="00172CAF">
          <w:t>Then</w:t>
        </w:r>
      </w:ins>
      <w:r w:rsidR="00696CB3">
        <w:t xml:space="preserve">, </w:t>
      </w:r>
      <w:r w:rsidR="00DB43F7">
        <w:t>disaster risk reduction could be especially challenging when a community is affected by recurrent disasters</w:t>
      </w:r>
      <w:r w:rsidR="00E83AD7">
        <w:t xml:space="preserve">. </w:t>
      </w:r>
      <w:r w:rsidR="009A5CAF">
        <w:t>In those cases, the</w:t>
      </w:r>
      <w:r w:rsidR="00E83AD7">
        <w:t xml:space="preserve"> resources allocated to </w:t>
      </w:r>
      <w:r w:rsidR="00531B51">
        <w:t>disaster response and recovery are more likely to be higher than those</w:t>
      </w:r>
      <w:r w:rsidR="00E83AD7">
        <w:t xml:space="preserve"> invested in risk mitigation and disaster preparedness.</w:t>
      </w:r>
      <w:r w:rsidR="009A5CAF">
        <w:t xml:space="preserve"> </w:t>
      </w:r>
      <w:r w:rsidR="00875C91">
        <w:t xml:space="preserve">Thus, the total cost of the disaster risk management cycle is </w:t>
      </w:r>
      <w:r w:rsidR="00516246">
        <w:t xml:space="preserve">steadily </w:t>
      </w:r>
      <w:r w:rsidR="00875C91">
        <w:t>high</w:t>
      </w:r>
      <w:r w:rsidR="0050141A">
        <w:t>,</w:t>
      </w:r>
      <w:r w:rsidR="00875C91">
        <w:t xml:space="preserve"> as illustrated by the red line in Figure 1.</w:t>
      </w:r>
    </w:p>
    <w:p w14:paraId="22868E15" w14:textId="04EABD86" w:rsidR="00E83AD7" w:rsidRDefault="009A5CAF" w:rsidP="00E83AD7">
      <w:pPr>
        <w:jc w:val="both"/>
      </w:pPr>
      <w:r>
        <w:t>In this regard,</w:t>
      </w:r>
      <w:r w:rsidR="00E83AD7" w:rsidRPr="00E83AD7">
        <w:t xml:space="preserve"> </w:t>
      </w:r>
      <w:r w:rsidR="00E83AD7">
        <w:t>Bosher et al. (2021) state</w:t>
      </w:r>
      <w:r w:rsidR="00531B51">
        <w:t xml:space="preserve"> </w:t>
      </w:r>
      <w:r w:rsidR="00E83AD7">
        <w:t xml:space="preserve">that </w:t>
      </w:r>
      <w:r>
        <w:t xml:space="preserve">pre-disaster risk reduction and preparedness activities must aim to reduce the total cost of the disaster risk management lifecycle. If a community </w:t>
      </w:r>
      <w:r w:rsidR="00516246">
        <w:t xml:space="preserve">successfully </w:t>
      </w:r>
      <w:r w:rsidR="004712BD">
        <w:t>builds resilience</w:t>
      </w:r>
      <w:r>
        <w:t xml:space="preserve"> </w:t>
      </w:r>
      <w:r w:rsidR="004712BD">
        <w:t xml:space="preserve">through proactive </w:t>
      </w:r>
      <w:r w:rsidR="009F4D85">
        <w:t>disaster risk reduction and preparedness interventions</w:t>
      </w:r>
      <w:r w:rsidR="00516246">
        <w:t xml:space="preserve">, </w:t>
      </w:r>
      <w:r w:rsidR="004712BD">
        <w:t xml:space="preserve">future disasters </w:t>
      </w:r>
      <w:r w:rsidR="00DB43F7">
        <w:t>will</w:t>
      </w:r>
      <w:r w:rsidR="004712BD">
        <w:t xml:space="preserve"> produce lower losses. In </w:t>
      </w:r>
      <w:r w:rsidR="00516246">
        <w:t>such</w:t>
      </w:r>
      <w:r w:rsidR="004712BD">
        <w:t xml:space="preserve"> cases</w:t>
      </w:r>
      <w:r w:rsidR="00516246">
        <w:t xml:space="preserve">, </w:t>
      </w:r>
      <w:r w:rsidR="004712BD">
        <w:t xml:space="preserve">the total cost </w:t>
      </w:r>
      <w:r w:rsidR="00516246">
        <w:t xml:space="preserve">can be </w:t>
      </w:r>
      <w:r w:rsidR="004712BD">
        <w:t>smoothed</w:t>
      </w:r>
      <w:r w:rsidR="00531B51">
        <w:t>,</w:t>
      </w:r>
      <w:r w:rsidR="00516246">
        <w:t xml:space="preserve"> as illustrated by the green line in</w:t>
      </w:r>
      <w:r w:rsidR="004712BD">
        <w:t xml:space="preserve"> Figure </w:t>
      </w:r>
      <w:r w:rsidR="00516246">
        <w:t>1.</w:t>
      </w:r>
    </w:p>
    <w:p w14:paraId="45A51C48" w14:textId="5BEFA2FE" w:rsidR="00E83AD7" w:rsidRDefault="004712BD">
      <w:pPr>
        <w:spacing w:after="120"/>
        <w:jc w:val="both"/>
        <w:pPrChange w:id="17" w:author="RENATO JOSE QUILICHE ALTAMIRANO" w:date="2022-12-14T22:05:00Z">
          <w:pPr>
            <w:jc w:val="both"/>
          </w:pPr>
        </w:pPrChange>
      </w:pPr>
      <w:del w:id="18" w:author="RENATO JOSE QUILICHE ALTAMIRANO" w:date="2022-12-14T22:04:00Z">
        <w:r w:rsidRPr="00D04BAC" w:rsidDel="00172CAF">
          <w:rPr>
            <w:noProof/>
          </w:rPr>
          <w:drawing>
            <wp:inline distT="0" distB="0" distL="0" distR="0" wp14:anchorId="4FE1136B" wp14:editId="1B52FBE1">
              <wp:extent cx="5400040" cy="2588895"/>
              <wp:effectExtent l="0" t="0" r="0" b="1905"/>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a:stretch>
                        <a:fillRect/>
                      </a:stretch>
                    </pic:blipFill>
                    <pic:spPr>
                      <a:xfrm>
                        <a:off x="0" y="0"/>
                        <a:ext cx="5400040" cy="2588895"/>
                      </a:xfrm>
                      <a:prstGeom prst="rect">
                        <a:avLst/>
                      </a:prstGeom>
                    </pic:spPr>
                  </pic:pic>
                </a:graphicData>
              </a:graphic>
            </wp:inline>
          </w:drawing>
        </w:r>
      </w:del>
      <w:ins w:id="19" w:author="RENATO JOSE QUILICHE ALTAMIRANO" w:date="2022-12-14T22:04:00Z">
        <w:r w:rsidR="00172CAF" w:rsidRPr="00172CAF">
          <w:rPr>
            <w:noProof/>
          </w:rPr>
          <w:t xml:space="preserve"> </w:t>
        </w:r>
        <w:r w:rsidR="00172CAF" w:rsidRPr="00172CAF">
          <w:rPr>
            <w:noProof/>
          </w:rPr>
          <w:drawing>
            <wp:inline distT="0" distB="0" distL="0" distR="0" wp14:anchorId="56D86F4D" wp14:editId="2D96C45F">
              <wp:extent cx="5400040" cy="2633345"/>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14"/>
                      <a:stretch>
                        <a:fillRect/>
                      </a:stretch>
                    </pic:blipFill>
                    <pic:spPr>
                      <a:xfrm>
                        <a:off x="0" y="0"/>
                        <a:ext cx="5400040" cy="2633345"/>
                      </a:xfrm>
                      <a:prstGeom prst="rect">
                        <a:avLst/>
                      </a:prstGeom>
                    </pic:spPr>
                  </pic:pic>
                </a:graphicData>
              </a:graphic>
            </wp:inline>
          </w:drawing>
        </w:r>
      </w:ins>
    </w:p>
    <w:p w14:paraId="4168A5B4" w14:textId="2E99D2F8" w:rsidR="00240DFF" w:rsidRPr="00E83AD7" w:rsidRDefault="009F4D85">
      <w:pPr>
        <w:jc w:val="center"/>
        <w:pPrChange w:id="20" w:author="RENATO JOSE QUILICHE ALTAMIRANO" w:date="2022-12-14T22:05:00Z">
          <w:pPr>
            <w:jc w:val="both"/>
          </w:pPr>
        </w:pPrChange>
      </w:pPr>
      <w:commentRangeStart w:id="21"/>
      <w:r w:rsidRPr="003B2E79">
        <w:rPr>
          <w:b/>
          <w:bCs/>
        </w:rPr>
        <w:t>Figure 1.</w:t>
      </w:r>
      <w:r>
        <w:rPr>
          <w:b/>
          <w:bCs/>
        </w:rPr>
        <w:t xml:space="preserve"> </w:t>
      </w:r>
      <w:r w:rsidR="00DB43F7">
        <w:t>Theoretical</w:t>
      </w:r>
      <w:r>
        <w:t xml:space="preserve"> representation Disaster Management Helix optimization.</w:t>
      </w:r>
      <w:del w:id="22" w:author="RENATO JOSE QUILICHE ALTAMIRANO" w:date="2022-12-14T22:04:00Z">
        <w:r w:rsidDel="00172CAF">
          <w:delText xml:space="preserve"> </w:delText>
        </w:r>
        <w:r w:rsidR="00240DFF" w:rsidDel="00172CAF">
          <w:delText>Adapted from Bosher et al. (2021)</w:delText>
        </w:r>
        <w:commentRangeEnd w:id="21"/>
        <w:r w:rsidDel="00172CAF">
          <w:rPr>
            <w:rStyle w:val="CommentReference"/>
          </w:rPr>
          <w:commentReference w:id="21"/>
        </w:r>
      </w:del>
    </w:p>
    <w:p w14:paraId="561ECED7" w14:textId="2078965D" w:rsidR="00865699" w:rsidRDefault="00516246" w:rsidP="00982351">
      <w:pPr>
        <w:jc w:val="both"/>
      </w:pPr>
      <w:r>
        <w:t xml:space="preserve">The concept of disaster risk management helix illustrates </w:t>
      </w:r>
      <w:del w:id="23" w:author="RENATO JOSE QUILICHE ALTAMIRANO" w:date="2022-12-14T22:06:00Z">
        <w:r w:rsidDel="000F1BFC">
          <w:delText xml:space="preserve">better </w:delText>
        </w:r>
      </w:del>
      <w:r>
        <w:t>the dynamics of disaster risk reduction</w:t>
      </w:r>
      <w:ins w:id="24" w:author="RENATO JOSE QUILICHE ALTAMIRANO" w:date="2022-12-14T22:06:00Z">
        <w:r w:rsidR="000F1BFC">
          <w:t xml:space="preserve"> </w:t>
        </w:r>
      </w:ins>
      <w:ins w:id="25" w:author="RENATO JOSE QUILICHE ALTAMIRANO" w:date="2022-12-14T22:07:00Z">
        <w:r w:rsidR="000F1BFC">
          <w:t>for the case of recurrent disasters</w:t>
        </w:r>
      </w:ins>
      <w:r>
        <w:t>.</w:t>
      </w:r>
      <w:r w:rsidR="00391E2F">
        <w:t xml:space="preserve"> The long-term </w:t>
      </w:r>
      <w:del w:id="26" w:author="RENATO JOSE QUILICHE ALTAMIRANO" w:date="2022-12-14T22:07:00Z">
        <w:r w:rsidR="00391E2F" w:rsidDel="000F1BFC">
          <w:delText>matters when a community faces recurrent disasters</w:delText>
        </w:r>
      </w:del>
      <w:ins w:id="27" w:author="RENATO JOSE QUILICHE ALTAMIRANO" w:date="2022-12-14T22:07:00Z">
        <w:r w:rsidR="000F1BFC">
          <w:t>is of particular importance</w:t>
        </w:r>
      </w:ins>
      <w:r w:rsidR="00391E2F">
        <w:t xml:space="preserve">. </w:t>
      </w:r>
      <w:r w:rsidR="00B40409">
        <w:t xml:space="preserve">In cases where communities are affected by recurrent disasters, </w:t>
      </w:r>
      <w:ins w:id="28" w:author="RENATO JOSE QUILICHE ALTAMIRANO" w:date="2022-12-14T22:08:00Z">
        <w:r w:rsidR="000F1BFC">
          <w:t xml:space="preserve">unmitigated </w:t>
        </w:r>
      </w:ins>
      <w:r w:rsidR="00B40409">
        <w:t xml:space="preserve">disaster </w:t>
      </w:r>
      <w:del w:id="29" w:author="RENATO JOSE QUILICHE ALTAMIRANO" w:date="2022-12-14T22:08:00Z">
        <w:r w:rsidR="00B40409" w:rsidDel="000F1BFC">
          <w:delText xml:space="preserve">risk </w:delText>
        </w:r>
      </w:del>
      <w:ins w:id="30" w:author="RENATO JOSE QUILICHE ALTAMIRANO" w:date="2022-12-14T22:08:00Z">
        <w:r w:rsidR="000F1BFC">
          <w:t xml:space="preserve">losses </w:t>
        </w:r>
      </w:ins>
      <w:r w:rsidR="00B40409">
        <w:t xml:space="preserve">might harm </w:t>
      </w:r>
      <w:r w:rsidR="00E223A5">
        <w:t xml:space="preserve">the </w:t>
      </w:r>
      <w:r w:rsidR="00B40409">
        <w:t xml:space="preserve">overall economic environment by having infrastructure destruction, </w:t>
      </w:r>
      <w:r w:rsidR="00E223A5">
        <w:t>systemic agricultural</w:t>
      </w:r>
      <w:r w:rsidR="00B40409">
        <w:t xml:space="preserve"> losses, </w:t>
      </w:r>
      <w:r w:rsidR="00865699">
        <w:t xml:space="preserve">and hazard </w:t>
      </w:r>
      <w:r w:rsidR="00CD0AAF">
        <w:t xml:space="preserve">to </w:t>
      </w:r>
      <w:r w:rsidR="00865699">
        <w:t>public health (Ferreira, 2012; L</w:t>
      </w:r>
      <w:r w:rsidR="00865699" w:rsidRPr="00267C9A">
        <w:t>ó</w:t>
      </w:r>
      <w:r w:rsidR="00865699">
        <w:t xml:space="preserve">pez-Bueno et al., 2021; Quiliche and Mancilla, 2021). </w:t>
      </w:r>
    </w:p>
    <w:p w14:paraId="708B0AB0" w14:textId="395DA145" w:rsidR="000F1BFC" w:rsidDel="00BB392C" w:rsidRDefault="00865699" w:rsidP="000F1BFC">
      <w:pPr>
        <w:jc w:val="center"/>
        <w:rPr>
          <w:del w:id="31" w:author="RENATO JOSE QUILICHE ALTAMIRANO" w:date="2022-12-14T22:23:00Z"/>
          <w:moveTo w:id="32" w:author="RENATO JOSE QUILICHE ALTAMIRANO" w:date="2022-12-14T22:10:00Z"/>
        </w:rPr>
      </w:pPr>
      <w:r>
        <w:lastRenderedPageBreak/>
        <w:t xml:space="preserve">The first contribution of this paper is that it proposes a solution that is aware of the long-term dynamics of </w:t>
      </w:r>
      <w:r w:rsidR="00CD0AAF">
        <w:t xml:space="preserve">the </w:t>
      </w:r>
      <w:r>
        <w:t xml:space="preserve">disaster risk management lifecycle. </w:t>
      </w:r>
      <w:r w:rsidR="00DB43F7">
        <w:t>Implementing</w:t>
      </w:r>
      <w:r>
        <w:t xml:space="preserve"> a Machine Learning classifier of this type aims to anticipate </w:t>
      </w:r>
      <w:r w:rsidR="001F2424">
        <w:t xml:space="preserve">disaster-related </w:t>
      </w:r>
      <w:r>
        <w:t>losses</w:t>
      </w:r>
      <w:r w:rsidR="001F2424">
        <w:t xml:space="preserve"> </w:t>
      </w:r>
      <w:r w:rsidR="00DB43F7">
        <w:t>to</w:t>
      </w:r>
      <w:r w:rsidR="001F2424">
        <w:t xml:space="preserve"> target policies to mitigate risks and prepare agents for upcoming disaster</w:t>
      </w:r>
      <w:r w:rsidR="00CD0AAF">
        <w:t>s</w:t>
      </w:r>
      <w:r w:rsidR="001F2424">
        <w:t>.</w:t>
      </w:r>
      <w:ins w:id="33" w:author="RENATO JOSE QUILICHE ALTAMIRANO" w:date="2022-12-14T22:10:00Z">
        <w:r w:rsidR="000F1BFC">
          <w:t xml:space="preserve"> </w:t>
        </w:r>
      </w:ins>
      <w:moveToRangeStart w:id="34" w:author="RENATO JOSE QUILICHE ALTAMIRANO" w:date="2022-12-14T22:10:00Z" w:name="move121948227"/>
      <w:moveTo w:id="35" w:author="RENATO JOSE QUILICHE ALTAMIRANO" w:date="2022-12-14T22:10:00Z">
        <w:del w:id="36" w:author="RENATO JOSE QUILICHE ALTAMIRANO" w:date="2022-12-14T22:23:00Z">
          <w:r w:rsidR="000F1BFC" w:rsidDel="00BB392C">
            <w:delText>Figure 2 illustrates the triggering process of cold waves-related disasters</w:delText>
          </w:r>
        </w:del>
        <w:del w:id="37" w:author="RENATO JOSE QUILICHE ALTAMIRANO" w:date="2022-12-14T22:15:00Z">
          <w:r w:rsidR="000F1BFC" w:rsidDel="00BB392C">
            <w:delText>.</w:delText>
          </w:r>
        </w:del>
        <w:moveToRangeStart w:id="38" w:author="RENATO JOSE QUILICHE ALTAMIRANO" w:date="2022-12-14T22:10:00Z" w:name="move121948218"/>
        <w:moveToRangeEnd w:id="34"/>
        <w:del w:id="39" w:author="RENATO JOSE QUILICHE ALTAMIRANO" w:date="2022-12-14T22:23:00Z">
          <w:r w:rsidR="000F1BFC" w:rsidDel="00BB392C">
            <w:rPr>
              <w:noProof/>
            </w:rPr>
            <w:drawing>
              <wp:inline distT="0" distB="0" distL="0" distR="0" wp14:anchorId="46AEF8F8" wp14:editId="41922B25">
                <wp:extent cx="4539615" cy="1970405"/>
                <wp:effectExtent l="0" t="0" r="0" b="0"/>
                <wp:docPr id="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del>
      </w:moveTo>
    </w:p>
    <w:p w14:paraId="2125EAD7" w14:textId="7FBB7E80" w:rsidR="000F1BFC" w:rsidRPr="00DA00BD" w:rsidDel="00BB392C" w:rsidRDefault="000F1BFC" w:rsidP="000F1BFC">
      <w:pPr>
        <w:jc w:val="center"/>
        <w:rPr>
          <w:del w:id="40" w:author="RENATO JOSE QUILICHE ALTAMIRANO" w:date="2022-12-14T22:23:00Z"/>
          <w:moveTo w:id="41" w:author="RENATO JOSE QUILICHE ALTAMIRANO" w:date="2022-12-14T22:10:00Z"/>
        </w:rPr>
      </w:pPr>
      <w:commentRangeStart w:id="42"/>
      <w:moveTo w:id="43" w:author="RENATO JOSE QUILICHE ALTAMIRANO" w:date="2022-12-14T22:10:00Z">
        <w:del w:id="44" w:author="RENATO JOSE QUILICHE ALTAMIRANO" w:date="2022-12-14T22:23:00Z">
          <w:r w:rsidRPr="00DA00BD" w:rsidDel="00BB392C">
            <w:rPr>
              <w:b/>
              <w:bCs/>
            </w:rPr>
            <w:delText xml:space="preserve">Figure </w:delText>
          </w:r>
          <w:r w:rsidDel="00BB392C">
            <w:rPr>
              <w:b/>
              <w:bCs/>
            </w:rPr>
            <w:delText>2</w:delText>
          </w:r>
          <w:r w:rsidRPr="00DA00BD" w:rsidDel="00BB392C">
            <w:rPr>
              <w:b/>
              <w:bCs/>
            </w:rPr>
            <w:delText>.</w:delText>
          </w:r>
          <w:r w:rsidDel="00BB392C">
            <w:rPr>
              <w:b/>
              <w:bCs/>
            </w:rPr>
            <w:delText xml:space="preserve"> </w:delText>
          </w:r>
          <w:r w:rsidDel="00BB392C">
            <w:delText>Causes of cold-related disastrous events affecting households in Puno</w:delText>
          </w:r>
          <w:commentRangeEnd w:id="42"/>
          <w:r w:rsidDel="00BB392C">
            <w:rPr>
              <w:rStyle w:val="CommentReference"/>
            </w:rPr>
            <w:commentReference w:id="42"/>
          </w:r>
        </w:del>
      </w:moveTo>
    </w:p>
    <w:moveToRangeEnd w:id="38"/>
    <w:p w14:paraId="4A8F91EE" w14:textId="77777777" w:rsidR="000F1BFC" w:rsidRDefault="000F1BFC" w:rsidP="00982351">
      <w:pPr>
        <w:jc w:val="both"/>
      </w:pPr>
    </w:p>
    <w:p w14:paraId="1F742679" w14:textId="5779A82E" w:rsidR="00516246" w:rsidRDefault="00135ED6" w:rsidP="003B2E79">
      <w:pPr>
        <w:pStyle w:val="Heading2"/>
        <w:numPr>
          <w:ilvl w:val="1"/>
          <w:numId w:val="12"/>
        </w:numPr>
      </w:pPr>
      <w:r>
        <w:t xml:space="preserve">Machine learning </w:t>
      </w:r>
      <w:r w:rsidR="003B2E79">
        <w:t>in disaster risk reduction</w:t>
      </w:r>
    </w:p>
    <w:p w14:paraId="4DBA6ED9" w14:textId="52EC4AA4" w:rsidR="0003727A" w:rsidRPr="002716CF" w:rsidRDefault="0003727A" w:rsidP="002A68D5">
      <w:pPr>
        <w:jc w:val="both"/>
      </w:pPr>
      <w:r>
        <w:t xml:space="preserve">Previous studies addressed disaster preparedness with predictive analytics (Davis et al., 2010; Simmons and Sutter, 2014; Van Thang et al., 2022). There are several contributions of Machine Learning to disaster risk management. Lu et al. (2021) performed a comprehensive review of applied Machine Learning in </w:t>
      </w:r>
      <w:r w:rsidR="00DB43F7">
        <w:t xml:space="preserve">the </w:t>
      </w:r>
      <w:r>
        <w:t xml:space="preserve">context of public health emergencies related to disasters. The authors found that the main contribution of Machine Learning is to process information to support decision-making in </w:t>
      </w:r>
      <w:r w:rsidR="00DB43F7">
        <w:t>managing</w:t>
      </w:r>
      <w:r>
        <w:t xml:space="preserve"> risks</w:t>
      </w:r>
      <w:r w:rsidR="00135ED6">
        <w:t xml:space="preserve"> by producing forecasts and insights to improve understanding of phenomena</w:t>
      </w:r>
      <w:r>
        <w:t>. For example, automated models can improve decision-making under time-sensitive conditions by processing big data. In this sense, Machine Learning contributes to multiple edges of information management: demand forecasts may help to reduce material convergence (Holguin-Veras et al., 2014), stochastic programming in transportation may help to avoid bottlenecks (Alc</w:t>
      </w:r>
      <w:r w:rsidRPr="00D47518">
        <w:t>án</w:t>
      </w:r>
      <w:r>
        <w:t xml:space="preserve">tara-Ayala, 2019), and so on. Machine learning not only helps to predict but also helps to understand complex phenomena. For instance, data mining applied to disaster risk management is the process where algorithms find </w:t>
      </w:r>
      <w:r w:rsidRPr="00FE1814">
        <w:t xml:space="preserve">insightful patterns in data that </w:t>
      </w:r>
      <w:r w:rsidR="00F53789">
        <w:t>represent</w:t>
      </w:r>
      <w:r w:rsidRPr="00FE1814">
        <w:t xml:space="preserve"> chaotic environments characterized by high uncertainties (Fayyad and Shapiro, 1996; Tomasini and Van Wassenhove, 2009; Behl and Dutta, 2018).</w:t>
      </w:r>
      <w:r w:rsidR="008C3B33">
        <w:t xml:space="preserve"> </w:t>
      </w:r>
      <w:proofErr w:type="spellStart"/>
      <w:r w:rsidR="002716CF" w:rsidRPr="00F53789">
        <w:t>Izquierdo-Horna</w:t>
      </w:r>
      <w:proofErr w:type="spellEnd"/>
      <w:r w:rsidR="002716CF" w:rsidRPr="00F53789">
        <w:t xml:space="preserve"> et al.</w:t>
      </w:r>
      <w:r w:rsidR="002716CF" w:rsidRPr="008C3B33">
        <w:t xml:space="preserve"> </w:t>
      </w:r>
      <w:r w:rsidR="002716CF" w:rsidRPr="002716CF">
        <w:t>(2022)</w:t>
      </w:r>
      <w:r w:rsidR="002716CF" w:rsidRPr="008C3B33">
        <w:t xml:space="preserve"> applied </w:t>
      </w:r>
      <w:r w:rsidR="00F53789">
        <w:t>a</w:t>
      </w:r>
      <w:r w:rsidR="002716CF" w:rsidRPr="008C3B33">
        <w:t xml:space="preserve"> hybrid approach </w:t>
      </w:r>
      <w:r w:rsidR="002716CF">
        <w:t>to seismic risk assessment</w:t>
      </w:r>
      <w:r w:rsidR="008C3B33" w:rsidRPr="008C3B33">
        <w:t xml:space="preserve"> </w:t>
      </w:r>
      <w:r w:rsidR="008C3B33">
        <w:t>i</w:t>
      </w:r>
      <w:r w:rsidR="008C3B33" w:rsidRPr="00F53789">
        <w:t>n Perú</w:t>
      </w:r>
      <w:r w:rsidR="002716CF">
        <w:t xml:space="preserve">, integrating Random Forest and Hierarchical Analysis to determine seismic risk in Pisco. China is a country known for having densely populated cities. </w:t>
      </w:r>
      <w:r w:rsidR="00F53789" w:rsidRPr="00F53789">
        <w:t xml:space="preserve">An early-awareness approach based on machine learning is </w:t>
      </w:r>
      <w:r w:rsidR="005A7B52">
        <w:t>beneficial</w:t>
      </w:r>
      <w:r w:rsidR="00F53789" w:rsidRPr="00F53789">
        <w:t xml:space="preserve"> in that context</w:t>
      </w:r>
      <w:r w:rsidR="00F53789">
        <w:t>. The</w:t>
      </w:r>
      <w:r w:rsidR="002716CF">
        <w:t xml:space="preserve"> disaster response plan can be executed with</w:t>
      </w:r>
      <w:r w:rsidR="00F53789">
        <w:t xml:space="preserve">in a more extended </w:t>
      </w:r>
      <w:r w:rsidR="005A7B52">
        <w:t>time window</w:t>
      </w:r>
      <w:r w:rsidR="002716CF">
        <w:t xml:space="preserve"> before flood</w:t>
      </w:r>
      <w:r w:rsidR="00135ED6">
        <w:t xml:space="preserve">ing is at its peak (Bai et al., 2022). </w:t>
      </w:r>
    </w:p>
    <w:p w14:paraId="07D8FF55" w14:textId="37AB8648" w:rsidR="00135ED6" w:rsidRDefault="00F53789" w:rsidP="002A68D5">
      <w:pPr>
        <w:jc w:val="both"/>
      </w:pPr>
      <w:r>
        <w:t>A critical</w:t>
      </w:r>
      <w:r w:rsidR="00135ED6">
        <w:t xml:space="preserve"> gap identified in machine learning applications is that predictive </w:t>
      </w:r>
      <w:r>
        <w:t>modeling</w:t>
      </w:r>
      <w:r w:rsidR="00135ED6">
        <w:t xml:space="preserve">, </w:t>
      </w:r>
      <w:r>
        <w:t xml:space="preserve">in the cases </w:t>
      </w:r>
      <w:r w:rsidR="00135ED6">
        <w:t>whe</w:t>
      </w:r>
      <w:r>
        <w:t>re</w:t>
      </w:r>
      <w:r w:rsidR="00135ED6">
        <w:t xml:space="preserve"> it incorporates vulnerability, </w:t>
      </w:r>
      <w:r>
        <w:t>characterizes</w:t>
      </w:r>
      <w:r w:rsidR="00135ED6">
        <w:t xml:space="preserve"> vulnerability by economic factors. A multidimensional approach </w:t>
      </w:r>
      <w:r>
        <w:t>needs to be included</w:t>
      </w:r>
      <w:r w:rsidR="00135ED6">
        <w:t xml:space="preserve"> </w:t>
      </w:r>
      <w:r>
        <w:t>to represent vulnerability better.</w:t>
      </w:r>
      <w:r w:rsidR="00135ED6">
        <w:t xml:space="preserve"> </w:t>
      </w:r>
      <w:r w:rsidR="005A7B52">
        <w:t xml:space="preserve">This </w:t>
      </w:r>
      <w:r w:rsidR="005A7B52" w:rsidRPr="005A7B52">
        <w:t>multidimensional vulnerability approach contributes to a better understanding of clime-related disaster risks and</w:t>
      </w:r>
      <w:r w:rsidR="005A7B52">
        <w:t xml:space="preserve"> improves prediction accuracies (Mors, 2010). </w:t>
      </w:r>
    </w:p>
    <w:p w14:paraId="575AACD8" w14:textId="4DF84DEB" w:rsidR="002A68D5" w:rsidRDefault="00275D30" w:rsidP="002A68D5">
      <w:pPr>
        <w:jc w:val="both"/>
      </w:pPr>
      <w:r w:rsidRPr="00FE1814">
        <w:t>Regarding disaster risk understanding</w:t>
      </w:r>
      <w:r w:rsidR="0051408E" w:rsidRPr="00FE1814">
        <w:t>, few studies have considered comprehensive</w:t>
      </w:r>
      <w:r w:rsidR="0051408E">
        <w:t xml:space="preserve"> data on multidimensional vulnerability</w:t>
      </w:r>
      <w:r w:rsidR="009C58A8">
        <w:t xml:space="preserve"> (for example,</w:t>
      </w:r>
      <w:r w:rsidR="005A7B52">
        <w:t xml:space="preserve"> </w:t>
      </w:r>
      <w:r w:rsidR="00B1570B">
        <w:t xml:space="preserve">Ahmad and </w:t>
      </w:r>
      <w:proofErr w:type="spellStart"/>
      <w:r w:rsidR="00B1570B">
        <w:t>Routray</w:t>
      </w:r>
      <w:proofErr w:type="spellEnd"/>
      <w:r w:rsidR="00B1570B">
        <w:t>, 2018; Patri et al., 2022</w:t>
      </w:r>
      <w:r w:rsidR="009C58A8">
        <w:t>)</w:t>
      </w:r>
      <w:r w:rsidR="0051408E">
        <w:t xml:space="preserve">. The dimensions of vulnerability are </w:t>
      </w:r>
      <w:r w:rsidR="00B61474">
        <w:t>composed of variables with endogenous nature</w:t>
      </w:r>
      <w:r w:rsidR="0051408E">
        <w:t xml:space="preserve">. </w:t>
      </w:r>
      <w:r w:rsidR="00871BE9">
        <w:t>T</w:t>
      </w:r>
      <w:r w:rsidR="0051408E">
        <w:t xml:space="preserve">hese features </w:t>
      </w:r>
      <w:r w:rsidR="00DB43F7">
        <w:t>likely</w:t>
      </w:r>
      <w:r w:rsidR="0051408E">
        <w:t xml:space="preserve"> </w:t>
      </w:r>
      <w:r w:rsidR="00B61474">
        <w:t xml:space="preserve">covariate with other predictors </w:t>
      </w:r>
      <w:r w:rsidR="00B1570B" w:rsidRPr="00B1570B">
        <w:t>not considered in this paper</w:t>
      </w:r>
      <w:r w:rsidR="00787CCF">
        <w:t>. For example,</w:t>
      </w:r>
      <w:r w:rsidR="0051408E">
        <w:t xml:space="preserve"> </w:t>
      </w:r>
      <w:r w:rsidR="008857FC">
        <w:t xml:space="preserve">vulnerable agents tend to be settled in places with high exposure. </w:t>
      </w:r>
      <w:r w:rsidR="00787CCF">
        <w:t xml:space="preserve">The classifier is expected to </w:t>
      </w:r>
      <w:r w:rsidR="00D238B6">
        <w:t>exploit</w:t>
      </w:r>
      <w:r w:rsidR="00787CCF">
        <w:t xml:space="preserve"> th</w:t>
      </w:r>
      <w:r w:rsidR="00D238B6">
        <w:t>ese</w:t>
      </w:r>
      <w:r w:rsidR="00787CCF">
        <w:t xml:space="preserve"> relationship</w:t>
      </w:r>
      <w:r w:rsidR="00D238B6">
        <w:t>s</w:t>
      </w:r>
      <w:r w:rsidR="00787CCF">
        <w:t xml:space="preserve"> to </w:t>
      </w:r>
      <w:r w:rsidR="00871BE9">
        <w:t>produce</w:t>
      </w:r>
      <w:r w:rsidR="00787CCF">
        <w:t xml:space="preserve"> accurate predictions. In short, t</w:t>
      </w:r>
      <w:r w:rsidR="008857FC">
        <w:t xml:space="preserve">he amount of information that multidimensional vulnerability features provide makes it feasible to </w:t>
      </w:r>
      <w:r w:rsidR="002A68D5">
        <w:t>train an accurate classifier</w:t>
      </w:r>
      <w:r w:rsidR="00D238B6">
        <w:t xml:space="preserve"> from the vulnerability characterization of agents</w:t>
      </w:r>
      <w:r w:rsidR="002A68D5">
        <w:t>.</w:t>
      </w:r>
      <w:r w:rsidR="00D238B6">
        <w:t xml:space="preserve"> </w:t>
      </w:r>
    </w:p>
    <w:p w14:paraId="772F0B3D" w14:textId="24280AC3" w:rsidR="00871BE9" w:rsidRDefault="00B71527" w:rsidP="002A68D5">
      <w:pPr>
        <w:jc w:val="both"/>
      </w:pPr>
      <w:r>
        <w:t>L</w:t>
      </w:r>
      <w:r w:rsidR="00871BE9">
        <w:t>ow-income</w:t>
      </w:r>
      <w:r w:rsidR="00871BE9" w:rsidRPr="00E12ACA">
        <w:t xml:space="preserve"> and </w:t>
      </w:r>
      <w:r w:rsidR="00871BE9">
        <w:t>lousy</w:t>
      </w:r>
      <w:r w:rsidR="00871BE9" w:rsidRPr="00E12ACA">
        <w:t xml:space="preserve"> infrastructure are the main drivers of vulnerability </w:t>
      </w:r>
      <w:r w:rsidR="00871BE9">
        <w:t>to clime-related disasters</w:t>
      </w:r>
      <w:r w:rsidR="00DB43F7">
        <w:t>,</w:t>
      </w:r>
      <w:r w:rsidR="00871BE9">
        <w:t xml:space="preserve"> </w:t>
      </w:r>
      <w:r w:rsidR="00871BE9" w:rsidRPr="00E12ACA">
        <w:t xml:space="preserve">according to Tasnuva et al. (2020). </w:t>
      </w:r>
      <w:r w:rsidR="00871BE9">
        <w:t>Bad</w:t>
      </w:r>
      <w:r w:rsidR="00871BE9" w:rsidRPr="00E12ACA">
        <w:t xml:space="preserve"> outcomes in health, such as </w:t>
      </w:r>
      <w:r w:rsidR="00871BE9">
        <w:t xml:space="preserve">a </w:t>
      </w:r>
      <w:r w:rsidR="00871BE9" w:rsidRPr="00E12ACA">
        <w:t>high prevalence of chronic illness</w:t>
      </w:r>
      <w:r w:rsidR="00DB43F7">
        <w:t>,</w:t>
      </w:r>
      <w:r w:rsidR="00871BE9" w:rsidRPr="00E12ACA">
        <w:t xml:space="preserve"> could </w:t>
      </w:r>
      <w:r w:rsidR="00247148">
        <w:t xml:space="preserve">also </w:t>
      </w:r>
      <w:r w:rsidR="00871BE9" w:rsidRPr="00E12ACA">
        <w:t xml:space="preserve">be related </w:t>
      </w:r>
      <w:r w:rsidR="00DB43F7">
        <w:t>to</w:t>
      </w:r>
      <w:r w:rsidR="00871BE9" w:rsidRPr="00E12ACA">
        <w:t xml:space="preserve"> a higher vulnerability (Djalante et al., 2020). </w:t>
      </w:r>
      <w:r w:rsidR="00097CE0">
        <w:t>Specific</w:t>
      </w:r>
      <w:r w:rsidR="00871BE9" w:rsidRPr="00E12ACA">
        <w:t xml:space="preserve"> </w:t>
      </w:r>
      <w:r w:rsidR="00871BE9">
        <w:t>configurations</w:t>
      </w:r>
      <w:r w:rsidR="00871BE9" w:rsidRPr="00E12ACA">
        <w:t xml:space="preserve"> </w:t>
      </w:r>
      <w:r w:rsidR="00871BE9">
        <w:t>of</w:t>
      </w:r>
      <w:r w:rsidR="00871BE9" w:rsidRPr="00E12ACA">
        <w:t xml:space="preserve"> </w:t>
      </w:r>
      <w:r w:rsidR="00097CE0">
        <w:t>socioeconomic</w:t>
      </w:r>
      <w:r w:rsidR="00871BE9" w:rsidRPr="00E12ACA">
        <w:t xml:space="preserve"> variables make households especially vulnerable, such as unemployment </w:t>
      </w:r>
      <w:r w:rsidR="00871BE9">
        <w:t xml:space="preserve">and </w:t>
      </w:r>
      <w:r w:rsidR="00871BE9" w:rsidRPr="00E12ACA">
        <w:t>low educational achievement</w:t>
      </w:r>
      <w:r w:rsidR="00097CE0">
        <w:t>.</w:t>
      </w:r>
      <w:r w:rsidR="00871BE9" w:rsidRPr="00E12ACA">
        <w:t xml:space="preserve"> </w:t>
      </w:r>
      <w:r w:rsidR="00097CE0">
        <w:t>T</w:t>
      </w:r>
      <w:r w:rsidR="00871BE9">
        <w:t xml:space="preserve">here is evidence that </w:t>
      </w:r>
      <w:r w:rsidR="00871BE9" w:rsidRPr="00E12ACA">
        <w:t xml:space="preserve">younger and female head of households </w:t>
      </w:r>
      <w:r w:rsidR="00871BE9">
        <w:t>is</w:t>
      </w:r>
      <w:r w:rsidR="00871BE9" w:rsidRPr="00E12ACA">
        <w:t xml:space="preserve"> </w:t>
      </w:r>
      <w:r w:rsidR="00871BE9">
        <w:t>related to the probability of</w:t>
      </w:r>
      <w:r w:rsidR="00871BE9" w:rsidRPr="00E12ACA">
        <w:t xml:space="preserve"> </w:t>
      </w:r>
      <w:r w:rsidR="00871BE9">
        <w:t>being affected by a</w:t>
      </w:r>
      <w:r w:rsidR="00871BE9" w:rsidRPr="00E12ACA">
        <w:t xml:space="preserve"> disaster (Rapeli, 2017). Geographical vulnerability depends on household location, which </w:t>
      </w:r>
      <w:r w:rsidR="00871BE9">
        <w:t xml:space="preserve">at the same time is </w:t>
      </w:r>
      <w:r w:rsidR="00871BE9">
        <w:lastRenderedPageBreak/>
        <w:t>determined by</w:t>
      </w:r>
      <w:r w:rsidR="00871BE9" w:rsidRPr="00E12ACA">
        <w:t xml:space="preserve"> economic vulnerability: households located in vulnerable areas </w:t>
      </w:r>
      <w:r w:rsidR="00871BE9">
        <w:t xml:space="preserve">tend to be </w:t>
      </w:r>
      <w:r w:rsidR="00871BE9" w:rsidRPr="00E12ACA">
        <w:t>poor</w:t>
      </w:r>
      <w:r w:rsidR="00097CE0">
        <w:t>,</w:t>
      </w:r>
      <w:r w:rsidR="00871BE9" w:rsidRPr="00E12ACA">
        <w:t xml:space="preserve"> and this magnifies the vulnerability condition (Mattea, 2019).</w:t>
      </w:r>
    </w:p>
    <w:p w14:paraId="18F96A30" w14:textId="2AAC70B9" w:rsidR="00D6316D" w:rsidRDefault="00871BE9" w:rsidP="00982351">
      <w:pPr>
        <w:jc w:val="both"/>
        <w:rPr>
          <w:ins w:id="45" w:author="RENATO JOSE QUILICHE ALTAMIRANO" w:date="2022-12-14T22:24:00Z"/>
        </w:rPr>
      </w:pPr>
      <w:r>
        <w:t xml:space="preserve">Our </w:t>
      </w:r>
      <w:commentRangeStart w:id="46"/>
      <w:commentRangeEnd w:id="46"/>
      <w:r w:rsidR="009C58A8">
        <w:rPr>
          <w:rStyle w:val="CommentReference"/>
        </w:rPr>
        <w:commentReference w:id="46"/>
      </w:r>
      <w:r w:rsidR="00787CCF">
        <w:t xml:space="preserve">approach </w:t>
      </w:r>
      <w:r w:rsidR="00374285">
        <w:t xml:space="preserve">is grounded on </w:t>
      </w:r>
      <w:r w:rsidR="001E7436">
        <w:t>previous results summarized in</w:t>
      </w:r>
      <w:r w:rsidR="00374285">
        <w:t xml:space="preserve"> exploratory statistical analysis for clime-related disasters (L</w:t>
      </w:r>
      <w:r w:rsidR="00374285" w:rsidRPr="00267C9A">
        <w:t>ó</w:t>
      </w:r>
      <w:r w:rsidR="00374285">
        <w:t xml:space="preserve">pez-Bueno et al., 2021; Renteria et al., 2021). </w:t>
      </w:r>
      <w:r w:rsidR="00391E2F" w:rsidRPr="00E12ACA">
        <w:t>Th</w:t>
      </w:r>
      <w:r w:rsidR="001E7436">
        <w:t>e</w:t>
      </w:r>
      <w:r w:rsidR="00391E2F" w:rsidRPr="00E12ACA">
        <w:t xml:space="preserve"> </w:t>
      </w:r>
      <w:r w:rsidR="00D870F0">
        <w:t>probability</w:t>
      </w:r>
      <w:r w:rsidR="001E7436">
        <w:t xml:space="preserve"> that an agent would be affected by a </w:t>
      </w:r>
      <w:proofErr w:type="gramStart"/>
      <w:r w:rsidR="001E7436">
        <w:t xml:space="preserve">natural hazard </w:t>
      </w:r>
      <w:r w:rsidR="00097CE0">
        <w:t>increases</w:t>
      </w:r>
      <w:proofErr w:type="gramEnd"/>
      <w:r w:rsidR="00391E2F" w:rsidRPr="00E12ACA">
        <w:t xml:space="preserve"> when a set of characteristics are met</w:t>
      </w:r>
      <w:r w:rsidR="00374285">
        <w:t xml:space="preserve">, such as </w:t>
      </w:r>
      <w:r w:rsidR="00374285" w:rsidRPr="00E12ACA">
        <w:t>lack of access to</w:t>
      </w:r>
      <w:r w:rsidR="00374285">
        <w:t xml:space="preserve"> basic services, lack of</w:t>
      </w:r>
      <w:r w:rsidR="00374285" w:rsidRPr="00E12ACA">
        <w:t xml:space="preserve"> health, </w:t>
      </w:r>
      <w:r w:rsidR="00374285">
        <w:t xml:space="preserve">low </w:t>
      </w:r>
      <w:r w:rsidR="00374285" w:rsidRPr="00E12ACA">
        <w:t>education</w:t>
      </w:r>
      <w:r w:rsidR="00374285">
        <w:t>al achievement</w:t>
      </w:r>
      <w:r w:rsidR="00374285" w:rsidRPr="00E12ACA">
        <w:t>, low social development (Pessoa, 2012)</w:t>
      </w:r>
      <w:r w:rsidR="00587B00">
        <w:t>,</w:t>
      </w:r>
      <w:r w:rsidR="00374285" w:rsidRPr="00E12ACA">
        <w:t xml:space="preserve"> and geographical exposure for the case of disasters (Ullah et al.,</w:t>
      </w:r>
      <w:r w:rsidR="00374285" w:rsidRPr="00374285">
        <w:t xml:space="preserve"> </w:t>
      </w:r>
      <w:r w:rsidR="00374285" w:rsidRPr="00E12ACA">
        <w:t>2021)</w:t>
      </w:r>
      <w:r w:rsidR="00391E2F" w:rsidRPr="00E12ACA">
        <w:t>.</w:t>
      </w:r>
      <w:r w:rsidR="00D870F0">
        <w:t xml:space="preserve"> In this paper, </w:t>
      </w:r>
      <w:r w:rsidR="00D870F0" w:rsidRPr="00E12ACA">
        <w:t xml:space="preserve">vulnerability has four dimensions: economic, health, social and geographical. </w:t>
      </w:r>
      <w:r>
        <w:t xml:space="preserve">The second contribution of this paper is that it explores an expanded feature space for </w:t>
      </w:r>
      <w:r w:rsidR="00587B00">
        <w:t xml:space="preserve">a </w:t>
      </w:r>
      <w:r>
        <w:t>vulnerability that considers multiple dimensions that may explain disaster risk.</w:t>
      </w:r>
    </w:p>
    <w:p w14:paraId="472F71E6" w14:textId="290AE7A8" w:rsidR="00BB392C" w:rsidRDefault="00BB392C" w:rsidP="00BB392C">
      <w:pPr>
        <w:jc w:val="both"/>
        <w:rPr>
          <w:ins w:id="47" w:author="RENATO JOSE QUILICHE ALTAMIRANO" w:date="2022-12-14T22:24:00Z"/>
        </w:rPr>
      </w:pPr>
      <w:ins w:id="48" w:author="RENATO JOSE QUILICHE ALTAMIRANO" w:date="2022-12-14T22:24:00Z">
        <w:r>
          <w:t>This paper analyzes the case of cold wave-related disasters.</w:t>
        </w:r>
      </w:ins>
      <w:ins w:id="49" w:author="RENATO JOSE QUILICHE ALTAMIRANO" w:date="2022-12-14T22:26:00Z">
        <w:r w:rsidR="00D96DB6">
          <w:t xml:space="preserve"> Cold wave-related disaster risk is sensible </w:t>
        </w:r>
      </w:ins>
      <w:ins w:id="50" w:author="RENATO JOSE QUILICHE ALTAMIRANO" w:date="2022-12-14T22:27:00Z">
        <w:r w:rsidR="00D96DB6">
          <w:t>to vulnerability.</w:t>
        </w:r>
      </w:ins>
      <w:ins w:id="51" w:author="RENATO JOSE QUILICHE ALTAMIRANO" w:date="2022-12-14T22:24:00Z">
        <w:r>
          <w:t xml:space="preserve"> Figure 2 illustrates the triggering process of cold waves-related disasters from natural hazard to disaster impacts on population. </w:t>
        </w:r>
      </w:ins>
      <w:ins w:id="52" w:author="RENATO JOSE QUILICHE ALTAMIRANO" w:date="2022-12-14T22:27:00Z">
        <w:r w:rsidR="00D96DB6">
          <w:t>Losses occur when exposure meets vulnerability (</w:t>
        </w:r>
      </w:ins>
      <w:ins w:id="53" w:author="RENATO JOSE QUILICHE ALTAMIRANO" w:date="2022-12-14T22:28:00Z">
        <w:r w:rsidR="00D96DB6">
          <w:t>i.e.,</w:t>
        </w:r>
      </w:ins>
      <w:ins w:id="54" w:author="RENATO JOSE QUILICHE ALTAMIRANO" w:date="2022-12-14T22:27:00Z">
        <w:r w:rsidR="00D96DB6">
          <w:t xml:space="preserve"> if an agent would have been res</w:t>
        </w:r>
      </w:ins>
      <w:ins w:id="55" w:author="RENATO JOSE QUILICHE ALTAMIRANO" w:date="2022-12-14T22:28:00Z">
        <w:r w:rsidR="00D96DB6">
          <w:t>ilient to cold waves, it would not have been affected by the disaster). Hence, d</w:t>
        </w:r>
      </w:ins>
      <w:ins w:id="56" w:author="RENATO JOSE QUILICHE ALTAMIRANO" w:date="2022-12-14T22:29:00Z">
        <w:r w:rsidR="00D96DB6">
          <w:t xml:space="preserve">isaster risk reduction is a priority for </w:t>
        </w:r>
      </w:ins>
      <w:ins w:id="57" w:author="RENATO JOSE QUILICHE ALTAMIRANO" w:date="2022-12-14T22:33:00Z">
        <w:r w:rsidR="00D96DB6">
          <w:t>communities</w:t>
        </w:r>
      </w:ins>
      <w:ins w:id="58" w:author="RENATO JOSE QUILICHE ALTAMIRANO" w:date="2022-12-14T22:29:00Z">
        <w:r w:rsidR="00D96DB6">
          <w:t xml:space="preserve"> affected by cold waves.</w:t>
        </w:r>
      </w:ins>
    </w:p>
    <w:p w14:paraId="023164C4" w14:textId="77777777" w:rsidR="00BB392C" w:rsidRDefault="00BB392C" w:rsidP="00BB392C">
      <w:pPr>
        <w:jc w:val="center"/>
        <w:rPr>
          <w:ins w:id="59" w:author="RENATO JOSE QUILICHE ALTAMIRANO" w:date="2022-12-14T22:24:00Z"/>
        </w:rPr>
      </w:pPr>
      <w:ins w:id="60" w:author="RENATO JOSE QUILICHE ALTAMIRANO" w:date="2022-12-14T22:24:00Z">
        <w:r>
          <w:rPr>
            <w:noProof/>
          </w:rPr>
          <w:drawing>
            <wp:inline distT="0" distB="0" distL="0" distR="0" wp14:anchorId="050463E3" wp14:editId="1478B3D0">
              <wp:extent cx="4539615" cy="1970405"/>
              <wp:effectExtent l="0" t="0" r="0" b="0"/>
              <wp:docPr id="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ins>
    </w:p>
    <w:p w14:paraId="346D2FA4" w14:textId="70F62D25" w:rsidR="00BB392C" w:rsidRDefault="00BB392C" w:rsidP="00BB392C">
      <w:pPr>
        <w:jc w:val="center"/>
        <w:rPr>
          <w:ins w:id="61" w:author="RENATO JOSE QUILICHE ALTAMIRANO" w:date="2022-12-14T22:33:00Z"/>
        </w:rPr>
      </w:pPr>
      <w:ins w:id="62" w:author="RENATO JOSE QUILICHE ALTAMIRANO" w:date="2022-12-14T22:24:00Z">
        <w:r w:rsidRPr="00DA00BD">
          <w:rPr>
            <w:b/>
            <w:bCs/>
          </w:rPr>
          <w:t xml:space="preserve">Figure </w:t>
        </w:r>
        <w:r>
          <w:rPr>
            <w:b/>
            <w:bCs/>
          </w:rPr>
          <w:t>2</w:t>
        </w:r>
        <w:r w:rsidRPr="00DA00BD">
          <w:rPr>
            <w:b/>
            <w:bCs/>
          </w:rPr>
          <w:t>.</w:t>
        </w:r>
        <w:r>
          <w:rPr>
            <w:b/>
            <w:bCs/>
          </w:rPr>
          <w:t xml:space="preserve"> </w:t>
        </w:r>
        <w:r>
          <w:t>Causes</w:t>
        </w:r>
      </w:ins>
      <w:ins w:id="63" w:author="RENATO JOSE QUILICHE ALTAMIRANO" w:date="2022-12-15T23:01:00Z">
        <w:r w:rsidR="00A5380D">
          <w:t xml:space="preserve"> and effects</w:t>
        </w:r>
      </w:ins>
      <w:ins w:id="64" w:author="RENATO JOSE QUILICHE ALTAMIRANO" w:date="2022-12-14T22:24:00Z">
        <w:r>
          <w:t xml:space="preserve"> of cold-related disastrous events affecting </w:t>
        </w:r>
      </w:ins>
      <w:ins w:id="65" w:author="RENATO JOSE QUILICHE ALTAMIRANO" w:date="2022-12-14T22:33:00Z">
        <w:r w:rsidR="00D96DB6">
          <w:t>communities</w:t>
        </w:r>
      </w:ins>
    </w:p>
    <w:p w14:paraId="02170326" w14:textId="16150B2E" w:rsidR="00D96DB6" w:rsidRDefault="00D96DB6" w:rsidP="00D96DB6">
      <w:pPr>
        <w:jc w:val="both"/>
      </w:pPr>
      <w:moveToRangeStart w:id="66" w:author="RENATO JOSE QUILICHE ALTAMIRANO" w:date="2022-12-14T22:33:00Z" w:name="move121949598"/>
      <w:commentRangeStart w:id="67"/>
      <w:moveTo w:id="68" w:author="RENATO JOSE QUILICHE ALTAMIRANO" w:date="2022-12-14T22:33:00Z">
        <w:r>
          <w:t>Regarding cold-wave-related mortality, L</w:t>
        </w:r>
        <w:r w:rsidRPr="00345400">
          <w:t>ó</w:t>
        </w:r>
        <w:r>
          <w:t xml:space="preserve">pez-Bueno et al. (2021) performed a statistical analysis of mortality rates in both urban and rural areas of Madrid, Spain. The authors conclude that the main risk drivers of mortality rates are socioeconomic. They estimate an index of socioeconomic deprivation positively related to mortality rates, </w:t>
        </w:r>
        <w:proofErr w:type="gramStart"/>
        <w:r>
          <w:t>controlling for</w:t>
        </w:r>
        <w:proofErr w:type="gramEnd"/>
        <w:r>
          <w:t xml:space="preserve"> differences between urban and rural municipalities. Amirkhani et al. (2022) found an interesting pattern for a cross-section of countries around the world for the period 1999-2018 using EM-DAT (2022): cold waves and severe winter conditions produced more deaths in middle-income countries than in high-income ones, for all cases, CO2 emissions are strongly correlated with both frequencies of cold waves and overall temperature variability. </w:t>
        </w:r>
        <w:commentRangeEnd w:id="67"/>
        <w:r>
          <w:rPr>
            <w:rStyle w:val="CommentReference"/>
          </w:rPr>
          <w:commentReference w:id="67"/>
        </w:r>
      </w:moveTo>
      <w:moveToRangeEnd w:id="66"/>
    </w:p>
    <w:p w14:paraId="62A10D23" w14:textId="13DB250C" w:rsidR="00D870F0" w:rsidRPr="009C16CC" w:rsidRDefault="00D870F0" w:rsidP="009C16CC">
      <w:pPr>
        <w:pStyle w:val="Heading1"/>
        <w:numPr>
          <w:ilvl w:val="0"/>
          <w:numId w:val="10"/>
        </w:numPr>
      </w:pPr>
      <w:commentRangeStart w:id="69"/>
      <w:r w:rsidRPr="003B2E79">
        <w:t>The</w:t>
      </w:r>
      <w:commentRangeEnd w:id="69"/>
      <w:r w:rsidR="00016B6C">
        <w:rPr>
          <w:rStyle w:val="CommentReference"/>
          <w:rFonts w:ascii="Calibri" w:hAnsi="Calibri"/>
          <w:b w:val="0"/>
        </w:rPr>
        <w:commentReference w:id="69"/>
      </w:r>
      <w:r w:rsidRPr="003B2E79">
        <w:t xml:space="preserve"> case of Puno, Per</w:t>
      </w:r>
      <w:r w:rsidRPr="009C16CC">
        <w:t>ú</w:t>
      </w:r>
    </w:p>
    <w:p w14:paraId="47A84B9C" w14:textId="04A761D9" w:rsidR="00B0685D" w:rsidDel="00D96DB6" w:rsidRDefault="00125129" w:rsidP="00982351">
      <w:pPr>
        <w:jc w:val="both"/>
        <w:rPr>
          <w:del w:id="70" w:author="RENATO JOSE QUILICHE ALTAMIRANO" w:date="2022-12-14T22:32:00Z"/>
        </w:rPr>
      </w:pPr>
      <w:r>
        <w:t>The third contribution of this paper is that it adapts the</w:t>
      </w:r>
      <w:r w:rsidR="00B0685D">
        <w:t xml:space="preserve"> standard</w:t>
      </w:r>
      <w:r>
        <w:t xml:space="preserve"> Machine Learning pipeline to a particular case of study: the Puno region of Peru. </w:t>
      </w:r>
      <w:r w:rsidR="00B0685D">
        <w:t>The Puno region is affected by cold wave-related disasters. Cold waves reach large geographic boundaries</w:t>
      </w:r>
      <w:r w:rsidR="00097CE0">
        <w:t>. In</w:t>
      </w:r>
      <w:r w:rsidR="00B0685D">
        <w:t xml:space="preserve"> case</w:t>
      </w:r>
      <w:r w:rsidR="00097CE0">
        <w:t xml:space="preserve">s </w:t>
      </w:r>
      <w:r w:rsidR="0082135D">
        <w:t>where</w:t>
      </w:r>
      <w:r w:rsidR="00B0685D">
        <w:t xml:space="preserve"> the entire population is exposed to hazardous events, differences in vulnerability shape differences in disaster risk. Disasters are more likely to happen where households are more vulnerable. In this </w:t>
      </w:r>
      <w:r w:rsidR="00B0685D">
        <w:lastRenderedPageBreak/>
        <w:t>case, cold waves produce higher losses for agricultural households or households built with low quality materials.</w:t>
      </w:r>
      <w:r w:rsidR="00C05502">
        <w:t xml:space="preserve"> </w:t>
      </w:r>
      <w:moveFromRangeStart w:id="71" w:author="RENATO JOSE QUILICHE ALTAMIRANO" w:date="2022-12-14T22:10:00Z" w:name="move121948227"/>
      <w:moveFrom w:id="72" w:author="RENATO JOSE QUILICHE ALTAMIRANO" w:date="2022-12-14T22:10:00Z">
        <w:r w:rsidR="00C05502" w:rsidDel="000F1BFC">
          <w:t>Figure 2 illustrates the triggering process of cold waves-related disasters.</w:t>
        </w:r>
      </w:moveFrom>
      <w:moveFromRangeEnd w:id="71"/>
    </w:p>
    <w:p w14:paraId="49E1634B" w14:textId="2E5312AF" w:rsidR="00587B00" w:rsidDel="000F1BFC" w:rsidRDefault="00C05502">
      <w:pPr>
        <w:jc w:val="center"/>
        <w:rPr>
          <w:moveFrom w:id="73" w:author="RENATO JOSE QUILICHE ALTAMIRANO" w:date="2022-12-14T22:10:00Z"/>
        </w:rPr>
      </w:pPr>
      <w:moveFromRangeStart w:id="74" w:author="RENATO JOSE QUILICHE ALTAMIRANO" w:date="2022-12-14T22:10:00Z" w:name="move121948218"/>
      <w:moveFrom w:id="75" w:author="RENATO JOSE QUILICHE ALTAMIRANO" w:date="2022-12-14T22:10:00Z">
        <w:r w:rsidDel="000F1BFC">
          <w:rPr>
            <w:noProof/>
          </w:rPr>
          <w:drawing>
            <wp:inline distT="0" distB="0" distL="0" distR="0" wp14:anchorId="4180F882" wp14:editId="0BCA7AC8">
              <wp:extent cx="4539615" cy="1970405"/>
              <wp:effectExtent l="0" t="0" r="0" b="0"/>
              <wp:docPr id="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moveFrom>
    </w:p>
    <w:p w14:paraId="70CB1C81" w14:textId="7BF68054" w:rsidR="00587B00" w:rsidRPr="00DA00BD" w:rsidDel="000F1BFC" w:rsidRDefault="00587B00" w:rsidP="00587B00">
      <w:pPr>
        <w:jc w:val="center"/>
        <w:rPr>
          <w:moveFrom w:id="76" w:author="RENATO JOSE QUILICHE ALTAMIRANO" w:date="2022-12-14T22:10:00Z"/>
        </w:rPr>
      </w:pPr>
      <w:commentRangeStart w:id="77"/>
      <w:moveFrom w:id="78" w:author="RENATO JOSE QUILICHE ALTAMIRANO" w:date="2022-12-14T22:10:00Z">
        <w:r w:rsidRPr="00DA00BD" w:rsidDel="000F1BFC">
          <w:rPr>
            <w:b/>
            <w:bCs/>
          </w:rPr>
          <w:t xml:space="preserve">Figure </w:t>
        </w:r>
        <w:r w:rsidDel="000F1BFC">
          <w:rPr>
            <w:b/>
            <w:bCs/>
          </w:rPr>
          <w:t>2</w:t>
        </w:r>
        <w:r w:rsidRPr="00DA00BD" w:rsidDel="000F1BFC">
          <w:rPr>
            <w:b/>
            <w:bCs/>
          </w:rPr>
          <w:t>.</w:t>
        </w:r>
        <w:r w:rsidDel="000F1BFC">
          <w:rPr>
            <w:b/>
            <w:bCs/>
          </w:rPr>
          <w:t xml:space="preserve"> </w:t>
        </w:r>
        <w:r w:rsidDel="000F1BFC">
          <w:t>Causes of cold-related disastrous events affecting households in Puno</w:t>
        </w:r>
        <w:commentRangeEnd w:id="77"/>
        <w:r w:rsidR="006032A8" w:rsidDel="000F1BFC">
          <w:rPr>
            <w:rStyle w:val="CommentReference"/>
          </w:rPr>
          <w:commentReference w:id="77"/>
        </w:r>
      </w:moveFrom>
    </w:p>
    <w:moveFromRangeEnd w:id="74"/>
    <w:p w14:paraId="02FCF18E" w14:textId="77777777" w:rsidR="00C05502" w:rsidRDefault="00C05502">
      <w:pPr>
        <w:jc w:val="both"/>
        <w:pPrChange w:id="79" w:author="RENATO JOSE QUILICHE ALTAMIRANO" w:date="2022-12-14T22:32:00Z">
          <w:pPr/>
        </w:pPrChange>
      </w:pPr>
    </w:p>
    <w:p w14:paraId="6B4E6755" w14:textId="63449516" w:rsidR="00A2087D" w:rsidRDefault="00A2087D" w:rsidP="00C05502">
      <w:pPr>
        <w:jc w:val="both"/>
      </w:pPr>
      <w:moveFromRangeStart w:id="80" w:author="RENATO JOSE QUILICHE ALTAMIRANO" w:date="2022-12-14T22:33:00Z" w:name="move121949598"/>
      <w:commentRangeStart w:id="81"/>
      <w:moveFrom w:id="82" w:author="RENATO JOSE QUILICHE ALTAMIRANO" w:date="2022-12-14T22:33:00Z">
        <w:r w:rsidDel="00D96DB6">
          <w:t xml:space="preserve">Regarding </w:t>
        </w:r>
        <w:r w:rsidR="006032A8" w:rsidDel="00D96DB6">
          <w:t>cold-wave-related</w:t>
        </w:r>
        <w:r w:rsidDel="00D96DB6">
          <w:t xml:space="preserve"> mortality, L</w:t>
        </w:r>
        <w:r w:rsidRPr="00345400" w:rsidDel="00D96DB6">
          <w:t>ó</w:t>
        </w:r>
        <w:r w:rsidDel="00D96DB6">
          <w:t xml:space="preserve">pez-Bueno et al. (2021) performed </w:t>
        </w:r>
        <w:r w:rsidR="006032A8" w:rsidDel="00D96DB6">
          <w:t xml:space="preserve">a </w:t>
        </w:r>
        <w:r w:rsidDel="00D96DB6">
          <w:t xml:space="preserve">statistical analysis of mortality rates in both urban and rural areas of Madrid, Spain. The authors conclude that the main risk drivers of mortality rates are socioeconomic. They estimate an index of socioeconomic deprivation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w:t>
        </w:r>
        <w:r w:rsidR="006032A8" w:rsidDel="00D96DB6">
          <w:t>in</w:t>
        </w:r>
        <w:r w:rsidDel="00D96DB6">
          <w:t xml:space="preserve"> middle-income countries than in high-income ones, for all cases, CO2 emissions are strongly correlated with both </w:t>
        </w:r>
        <w:r w:rsidR="00762167" w:rsidDel="00D96DB6">
          <w:t xml:space="preserve">frequencies </w:t>
        </w:r>
        <w:r w:rsidDel="00D96DB6">
          <w:t xml:space="preserve">of cold waves and overall temperature variability. </w:t>
        </w:r>
        <w:commentRangeEnd w:id="81"/>
        <w:r w:rsidR="00834CEE" w:rsidDel="00D96DB6">
          <w:rPr>
            <w:rStyle w:val="CommentReference"/>
          </w:rPr>
          <w:commentReference w:id="81"/>
        </w:r>
      </w:moveFrom>
      <w:moveFromRangeEnd w:id="80"/>
      <w:r>
        <w:t xml:space="preserve">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have a monetary surplus to exchange for health and education services in local markets in contexts of severe deprivations and ELTEs for the case of Puno.</w:t>
      </w:r>
    </w:p>
    <w:p w14:paraId="653FADA5" w14:textId="028FD857" w:rsidR="00726704" w:rsidRDefault="00D67376" w:rsidP="00C05502">
      <w:pPr>
        <w:jc w:val="both"/>
      </w:pPr>
      <w:del w:id="83" w:author="RENATO JOSE QUILICHE ALTAMIRANO" w:date="2022-12-14T22:42:00Z">
        <w:r w:rsidDel="00087F6A">
          <w:delText>Table</w:delText>
        </w:r>
        <w:r w:rsidR="00726704" w:rsidDel="00087F6A">
          <w:delText xml:space="preserve"> 2 shows an event log of cold wave-related disasters that affected </w:delText>
        </w:r>
        <w:r w:rsidR="00087158" w:rsidDel="00087F6A">
          <w:delText>the south</w:delText>
        </w:r>
        <w:r w:rsidR="00726704" w:rsidDel="00087F6A">
          <w:delText xml:space="preserve"> Andean region of Perú</w:delText>
        </w:r>
        <w:r w:rsidR="00825109" w:rsidDel="00087F6A">
          <w:delText>,</w:delText>
        </w:r>
        <w:r w:rsidR="00726704" w:rsidDel="00087F6A">
          <w:delText xml:space="preserve"> including Puno. These logs are representative of the magnitude of the cold waves in terms of minimum temperature, duration, affected people</w:delText>
        </w:r>
        <w:r w:rsidR="003E67FD" w:rsidDel="00087F6A">
          <w:delText>,</w:delText>
        </w:r>
        <w:r w:rsidR="00726704" w:rsidDel="00087F6A">
          <w:delText xml:space="preserve"> and </w:delText>
        </w:r>
        <w:r w:rsidR="00825109" w:rsidDel="00087F6A">
          <w:delText xml:space="preserve">the </w:delText>
        </w:r>
        <w:r w:rsidR="00726704" w:rsidDel="00087F6A">
          <w:delText xml:space="preserve">year when the disaster was registered. </w:delText>
        </w:r>
        <w:r w:rsidR="00B835BB" w:rsidDel="00087F6A">
          <w:delText>This information</w:delText>
        </w:r>
        <w:r w:rsidR="003E67FD" w:rsidDel="00087F6A">
          <w:delText>,</w:delText>
        </w:r>
        <w:r w:rsidR="00B835BB" w:rsidDel="00087F6A">
          <w:delText xml:space="preserve"> along with</w:delText>
        </w:r>
      </w:del>
      <w:ins w:id="84" w:author="RENATO JOSE QUILICHE ALTAMIRANO" w:date="2022-12-14T22:42:00Z">
        <w:r w:rsidR="00087F6A">
          <w:t>T</w:t>
        </w:r>
      </w:ins>
      <w:del w:id="85" w:author="RENATO JOSE QUILICHE ALTAMIRANO" w:date="2022-12-14T22:42:00Z">
        <w:r w:rsidR="00B835BB" w:rsidDel="00087F6A">
          <w:delText xml:space="preserve"> t</w:delText>
        </w:r>
      </w:del>
      <w:r w:rsidR="00B835BB">
        <w:t>he time series of minimum temperature reported in Figure 3</w:t>
      </w:r>
      <w:r w:rsidR="003E67FD">
        <w:t>,</w:t>
      </w:r>
      <w:r w:rsidR="00B835BB">
        <w:t xml:space="preserve"> provides evidence that illustrates the seasonality of the cold waves in Puno. Every year, households located within Puno are exposed to cold waves. In July, August</w:t>
      </w:r>
      <w:r w:rsidR="003E67FD">
        <w:t>,</w:t>
      </w:r>
      <w:r w:rsidR="00B835BB">
        <w:t xml:space="preserve"> and September, the exposure tends to be higher on average for all the meteorological stations that collect temperature data in Puno.</w:t>
      </w:r>
    </w:p>
    <w:p w14:paraId="6A343387" w14:textId="13E394B0" w:rsidR="00726704" w:rsidDel="00087F6A" w:rsidRDefault="00726704" w:rsidP="00726704">
      <w:pPr>
        <w:rPr>
          <w:del w:id="86" w:author="RENATO JOSE QUILICHE ALTAMIRANO" w:date="2022-12-14T22:42:00Z"/>
        </w:rPr>
      </w:pPr>
      <w:commentRangeStart w:id="87"/>
      <w:commentRangeStart w:id="88"/>
      <w:del w:id="89" w:author="RENATO JOSE QUILICHE ALTAMIRANO" w:date="2022-12-14T22:42:00Z">
        <w:r w:rsidRPr="002E5182" w:rsidDel="00087F6A">
          <w:rPr>
            <w:b/>
            <w:bCs/>
          </w:rPr>
          <w:delText xml:space="preserve">Table </w:delText>
        </w:r>
        <w:r w:rsidDel="00087F6A">
          <w:rPr>
            <w:b/>
            <w:bCs/>
          </w:rPr>
          <w:delText xml:space="preserve">2. </w:delText>
        </w:r>
        <w:r w:rsidDel="00087F6A">
          <w:delText>Event log of cold wave-related disasters that affected Puno</w:delText>
        </w:r>
        <w:commentRangeEnd w:id="87"/>
        <w:r w:rsidR="0099191E" w:rsidDel="00087F6A">
          <w:rPr>
            <w:rStyle w:val="CommentReference"/>
          </w:rPr>
          <w:commentReference w:id="87"/>
        </w:r>
      </w:del>
      <w:commentRangeEnd w:id="88"/>
      <w:r w:rsidR="00087F6A">
        <w:rPr>
          <w:rStyle w:val="CommentReference"/>
        </w:rPr>
        <w:commentReference w:id="88"/>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BA56CD" w:rsidDel="00087F6A" w14:paraId="47631915" w14:textId="77777777" w:rsidTr="00E77289">
        <w:trPr>
          <w:del w:id="90" w:author="RENATO JOSE QUILICHE ALTAMIRANO" w:date="2022-12-14T22:42:00Z"/>
        </w:trPr>
        <w:tc>
          <w:tcPr>
            <w:tcW w:w="1921" w:type="pct"/>
            <w:tcBorders>
              <w:bottom w:val="single" w:sz="4" w:space="0" w:color="auto"/>
            </w:tcBorders>
          </w:tcPr>
          <w:p w14:paraId="6FA9BFFF" w14:textId="558C32BA" w:rsidR="00726704" w:rsidRPr="00537EE9" w:rsidDel="00087F6A" w:rsidRDefault="00726704" w:rsidP="00E77289">
            <w:pPr>
              <w:jc w:val="both"/>
              <w:rPr>
                <w:del w:id="91" w:author="RENATO JOSE QUILICHE ALTAMIRANO" w:date="2022-12-14T22:42:00Z"/>
                <w:b/>
                <w:bCs/>
                <w:sz w:val="20"/>
                <w:szCs w:val="20"/>
              </w:rPr>
            </w:pPr>
            <w:del w:id="92" w:author="RENATO JOSE QUILICHE ALTAMIRANO" w:date="2022-12-14T22:42:00Z">
              <w:r w:rsidRPr="00537EE9" w:rsidDel="00087F6A">
                <w:rPr>
                  <w:b/>
                  <w:bCs/>
                  <w:sz w:val="20"/>
                  <w:szCs w:val="20"/>
                </w:rPr>
                <w:delText>Classification: extreme temperature</w:delText>
              </w:r>
            </w:del>
          </w:p>
        </w:tc>
        <w:tc>
          <w:tcPr>
            <w:tcW w:w="432" w:type="pct"/>
            <w:tcBorders>
              <w:bottom w:val="single" w:sz="4" w:space="0" w:color="auto"/>
            </w:tcBorders>
          </w:tcPr>
          <w:p w14:paraId="5E378070" w14:textId="00662D49" w:rsidR="00726704" w:rsidRPr="00537EE9" w:rsidDel="00087F6A" w:rsidRDefault="00726704" w:rsidP="00E77289">
            <w:pPr>
              <w:jc w:val="right"/>
              <w:rPr>
                <w:del w:id="93" w:author="RENATO JOSE QUILICHE ALTAMIRANO" w:date="2022-12-14T22:42:00Z"/>
                <w:b/>
                <w:bCs/>
                <w:sz w:val="20"/>
                <w:szCs w:val="20"/>
              </w:rPr>
            </w:pPr>
            <w:del w:id="94" w:author="RENATO JOSE QUILICHE ALTAMIRANO" w:date="2022-12-14T22:42:00Z">
              <w:r w:rsidRPr="00537EE9" w:rsidDel="00087F6A">
                <w:rPr>
                  <w:b/>
                  <w:bCs/>
                  <w:sz w:val="20"/>
                  <w:szCs w:val="20"/>
                </w:rPr>
                <w:delText>Year</w:delText>
              </w:r>
            </w:del>
          </w:p>
        </w:tc>
        <w:tc>
          <w:tcPr>
            <w:tcW w:w="674" w:type="pct"/>
            <w:tcBorders>
              <w:bottom w:val="single" w:sz="4" w:space="0" w:color="auto"/>
            </w:tcBorders>
          </w:tcPr>
          <w:p w14:paraId="12472A9F" w14:textId="4431B98E" w:rsidR="00726704" w:rsidRPr="00537EE9" w:rsidDel="00087F6A" w:rsidRDefault="00726704" w:rsidP="00E77289">
            <w:pPr>
              <w:jc w:val="right"/>
              <w:rPr>
                <w:del w:id="95" w:author="RENATO JOSE QUILICHE ALTAMIRANO" w:date="2022-12-14T22:42:00Z"/>
                <w:b/>
                <w:bCs/>
                <w:sz w:val="20"/>
                <w:szCs w:val="20"/>
              </w:rPr>
            </w:pPr>
            <w:del w:id="96" w:author="RENATO JOSE QUILICHE ALTAMIRANO" w:date="2022-12-14T22:42:00Z">
              <w:r w:rsidRPr="00537EE9" w:rsidDel="00087F6A">
                <w:rPr>
                  <w:b/>
                  <w:bCs/>
                  <w:sz w:val="20"/>
                  <w:szCs w:val="20"/>
                </w:rPr>
                <w:delText>Magnitude</w:delText>
              </w:r>
            </w:del>
          </w:p>
        </w:tc>
        <w:tc>
          <w:tcPr>
            <w:tcW w:w="570" w:type="pct"/>
            <w:tcBorders>
              <w:bottom w:val="single" w:sz="4" w:space="0" w:color="auto"/>
            </w:tcBorders>
          </w:tcPr>
          <w:p w14:paraId="4F3AD8BF" w14:textId="50C3115A" w:rsidR="00726704" w:rsidRPr="00537EE9" w:rsidDel="00087F6A" w:rsidRDefault="00726704" w:rsidP="00E77289">
            <w:pPr>
              <w:jc w:val="right"/>
              <w:rPr>
                <w:del w:id="97" w:author="RENATO JOSE QUILICHE ALTAMIRANO" w:date="2022-12-14T22:42:00Z"/>
                <w:b/>
                <w:bCs/>
                <w:sz w:val="20"/>
                <w:szCs w:val="20"/>
              </w:rPr>
            </w:pPr>
            <w:del w:id="98" w:author="RENATO JOSE QUILICHE ALTAMIRANO" w:date="2022-12-14T22:42:00Z">
              <w:r w:rsidDel="00087F6A">
                <w:rPr>
                  <w:b/>
                  <w:bCs/>
                  <w:sz w:val="20"/>
                  <w:szCs w:val="20"/>
                </w:rPr>
                <w:delText>Start</w:delText>
              </w:r>
            </w:del>
          </w:p>
        </w:tc>
        <w:tc>
          <w:tcPr>
            <w:tcW w:w="570" w:type="pct"/>
            <w:tcBorders>
              <w:bottom w:val="single" w:sz="4" w:space="0" w:color="auto"/>
            </w:tcBorders>
          </w:tcPr>
          <w:p w14:paraId="1F9A0010" w14:textId="7ABB52F4" w:rsidR="00726704" w:rsidRPr="00537EE9" w:rsidDel="00087F6A" w:rsidRDefault="00726704" w:rsidP="00E77289">
            <w:pPr>
              <w:jc w:val="right"/>
              <w:rPr>
                <w:del w:id="99" w:author="RENATO JOSE QUILICHE ALTAMIRANO" w:date="2022-12-14T22:42:00Z"/>
                <w:b/>
                <w:bCs/>
                <w:sz w:val="20"/>
                <w:szCs w:val="20"/>
              </w:rPr>
            </w:pPr>
            <w:del w:id="100" w:author="RENATO JOSE QUILICHE ALTAMIRANO" w:date="2022-12-14T22:42:00Z">
              <w:r w:rsidRPr="00537EE9" w:rsidDel="00087F6A">
                <w:rPr>
                  <w:b/>
                  <w:bCs/>
                  <w:sz w:val="20"/>
                  <w:szCs w:val="20"/>
                </w:rPr>
                <w:delText>Duration</w:delText>
              </w:r>
            </w:del>
          </w:p>
        </w:tc>
        <w:tc>
          <w:tcPr>
            <w:tcW w:w="834" w:type="pct"/>
            <w:tcBorders>
              <w:bottom w:val="single" w:sz="4" w:space="0" w:color="auto"/>
            </w:tcBorders>
          </w:tcPr>
          <w:p w14:paraId="72013622" w14:textId="2B464395" w:rsidR="00726704" w:rsidRPr="00537EE9" w:rsidDel="00087F6A" w:rsidRDefault="00726704" w:rsidP="00E77289">
            <w:pPr>
              <w:jc w:val="right"/>
              <w:rPr>
                <w:del w:id="101" w:author="RENATO JOSE QUILICHE ALTAMIRANO" w:date="2022-12-14T22:42:00Z"/>
                <w:b/>
                <w:bCs/>
                <w:sz w:val="20"/>
                <w:szCs w:val="20"/>
              </w:rPr>
            </w:pPr>
            <w:del w:id="102" w:author="RENATO JOSE QUILICHE ALTAMIRANO" w:date="2022-12-14T22:42:00Z">
              <w:r w:rsidRPr="00537EE9" w:rsidDel="00087F6A">
                <w:rPr>
                  <w:b/>
                  <w:bCs/>
                  <w:sz w:val="20"/>
                  <w:szCs w:val="20"/>
                </w:rPr>
                <w:delText>Total Affected</w:delText>
              </w:r>
            </w:del>
          </w:p>
        </w:tc>
      </w:tr>
      <w:tr w:rsidR="00BA56CD" w:rsidDel="00087F6A" w14:paraId="7FE730A3" w14:textId="77777777" w:rsidTr="00E77289">
        <w:trPr>
          <w:del w:id="103" w:author="RENATO JOSE QUILICHE ALTAMIRANO" w:date="2022-12-14T22:42:00Z"/>
        </w:trPr>
        <w:tc>
          <w:tcPr>
            <w:tcW w:w="1921" w:type="pct"/>
            <w:tcBorders>
              <w:top w:val="single" w:sz="4" w:space="0" w:color="auto"/>
            </w:tcBorders>
          </w:tcPr>
          <w:p w14:paraId="507849F4" w14:textId="3B2F0DEF" w:rsidR="00726704" w:rsidRPr="00537EE9" w:rsidDel="00087F6A" w:rsidRDefault="00726704" w:rsidP="00E77289">
            <w:pPr>
              <w:jc w:val="both"/>
              <w:rPr>
                <w:del w:id="104" w:author="RENATO JOSE QUILICHE ALTAMIRANO" w:date="2022-12-14T22:42:00Z"/>
                <w:sz w:val="20"/>
                <w:szCs w:val="20"/>
              </w:rPr>
            </w:pPr>
            <w:del w:id="105" w:author="RENATO JOSE QUILICHE ALTAMIRANO" w:date="2022-12-14T22:42:00Z">
              <w:r w:rsidRPr="00537EE9" w:rsidDel="00087F6A">
                <w:rPr>
                  <w:sz w:val="20"/>
                  <w:szCs w:val="20"/>
                </w:rPr>
                <w:delText>Cold wave</w:delText>
              </w:r>
            </w:del>
          </w:p>
        </w:tc>
        <w:tc>
          <w:tcPr>
            <w:tcW w:w="432" w:type="pct"/>
            <w:tcBorders>
              <w:top w:val="single" w:sz="4" w:space="0" w:color="auto"/>
            </w:tcBorders>
          </w:tcPr>
          <w:p w14:paraId="31BA07FB" w14:textId="1D5AD9C4" w:rsidR="00726704" w:rsidRPr="00537EE9" w:rsidDel="00087F6A" w:rsidRDefault="00726704" w:rsidP="00E77289">
            <w:pPr>
              <w:jc w:val="right"/>
              <w:rPr>
                <w:del w:id="106" w:author="RENATO JOSE QUILICHE ALTAMIRANO" w:date="2022-12-14T22:42:00Z"/>
                <w:sz w:val="20"/>
                <w:szCs w:val="20"/>
              </w:rPr>
            </w:pPr>
            <w:del w:id="107" w:author="RENATO JOSE QUILICHE ALTAMIRANO" w:date="2022-12-14T22:42:00Z">
              <w:r w:rsidRPr="00537EE9" w:rsidDel="00087F6A">
                <w:rPr>
                  <w:sz w:val="20"/>
                  <w:szCs w:val="20"/>
                </w:rPr>
                <w:delText>2003*</w:delText>
              </w:r>
            </w:del>
          </w:p>
        </w:tc>
        <w:tc>
          <w:tcPr>
            <w:tcW w:w="674" w:type="pct"/>
            <w:tcBorders>
              <w:top w:val="single" w:sz="4" w:space="0" w:color="auto"/>
            </w:tcBorders>
          </w:tcPr>
          <w:p w14:paraId="48D10911" w14:textId="2636941F" w:rsidR="00726704" w:rsidRPr="00537EE9" w:rsidDel="00087F6A" w:rsidRDefault="00726704" w:rsidP="00E77289">
            <w:pPr>
              <w:jc w:val="right"/>
              <w:rPr>
                <w:del w:id="108" w:author="RENATO JOSE QUILICHE ALTAMIRANO" w:date="2022-12-14T22:42:00Z"/>
                <w:sz w:val="20"/>
                <w:szCs w:val="20"/>
              </w:rPr>
            </w:pPr>
            <w:del w:id="109" w:author="RENATO JOSE QUILICHE ALTAMIRANO" w:date="2022-12-14T22:42:00Z">
              <w:r w:rsidRPr="00537EE9" w:rsidDel="00087F6A">
                <w:rPr>
                  <w:color w:val="000000"/>
                  <w:sz w:val="20"/>
                  <w:szCs w:val="20"/>
                </w:rPr>
                <w:delText>-28</w:delText>
              </w:r>
              <w:r w:rsidRPr="00537EE9" w:rsidDel="00087F6A">
                <w:rPr>
                  <w:sz w:val="20"/>
                  <w:szCs w:val="20"/>
                </w:rPr>
                <w:delText xml:space="preserve"> </w:delText>
              </w:r>
              <w:r w:rsidRPr="00537EE9" w:rsidDel="00087F6A">
                <w:rPr>
                  <w:color w:val="000000"/>
                  <w:sz w:val="20"/>
                  <w:szCs w:val="20"/>
                </w:rPr>
                <w:delText>°C</w:delText>
              </w:r>
            </w:del>
          </w:p>
        </w:tc>
        <w:tc>
          <w:tcPr>
            <w:tcW w:w="570" w:type="pct"/>
            <w:tcBorders>
              <w:top w:val="single" w:sz="4" w:space="0" w:color="auto"/>
            </w:tcBorders>
          </w:tcPr>
          <w:p w14:paraId="1655A5B3" w14:textId="3E44F212" w:rsidR="00726704" w:rsidRPr="00537EE9" w:rsidDel="00087F6A" w:rsidRDefault="00726704" w:rsidP="00E77289">
            <w:pPr>
              <w:jc w:val="right"/>
              <w:rPr>
                <w:del w:id="110" w:author="RENATO JOSE QUILICHE ALTAMIRANO" w:date="2022-12-14T22:42:00Z"/>
                <w:sz w:val="20"/>
                <w:szCs w:val="20"/>
              </w:rPr>
            </w:pPr>
            <w:del w:id="111" w:author="RENATO JOSE QUILICHE ALTAMIRANO" w:date="2022-12-14T22:42:00Z">
              <w:r w:rsidDel="00087F6A">
                <w:rPr>
                  <w:sz w:val="20"/>
                  <w:szCs w:val="20"/>
                </w:rPr>
                <w:delText>July</w:delText>
              </w:r>
            </w:del>
          </w:p>
        </w:tc>
        <w:tc>
          <w:tcPr>
            <w:tcW w:w="570" w:type="pct"/>
            <w:tcBorders>
              <w:top w:val="single" w:sz="4" w:space="0" w:color="auto"/>
            </w:tcBorders>
          </w:tcPr>
          <w:p w14:paraId="6EC2734E" w14:textId="167AC2BE" w:rsidR="00726704" w:rsidRPr="00537EE9" w:rsidDel="00087F6A" w:rsidRDefault="00726704" w:rsidP="00E77289">
            <w:pPr>
              <w:jc w:val="right"/>
              <w:rPr>
                <w:del w:id="112" w:author="RENATO JOSE QUILICHE ALTAMIRANO" w:date="2022-12-14T22:42:00Z"/>
                <w:sz w:val="20"/>
                <w:szCs w:val="20"/>
              </w:rPr>
            </w:pPr>
            <w:del w:id="113" w:author="RENATO JOSE QUILICHE ALTAMIRANO" w:date="2022-12-14T22:42:00Z">
              <w:r w:rsidRPr="00537EE9" w:rsidDel="00087F6A">
                <w:rPr>
                  <w:sz w:val="20"/>
                  <w:szCs w:val="20"/>
                </w:rPr>
                <w:delText>38 days</w:delText>
              </w:r>
            </w:del>
          </w:p>
        </w:tc>
        <w:tc>
          <w:tcPr>
            <w:tcW w:w="834" w:type="pct"/>
            <w:tcBorders>
              <w:top w:val="single" w:sz="4" w:space="0" w:color="auto"/>
            </w:tcBorders>
          </w:tcPr>
          <w:p w14:paraId="34CE68C7" w14:textId="1C1F43D4" w:rsidR="00726704" w:rsidRPr="007101A0" w:rsidDel="00087F6A" w:rsidRDefault="00726704" w:rsidP="00E77289">
            <w:pPr>
              <w:jc w:val="right"/>
              <w:rPr>
                <w:del w:id="114" w:author="RENATO JOSE QUILICHE ALTAMIRANO" w:date="2022-12-14T22:42:00Z"/>
                <w:color w:val="000000"/>
                <w:sz w:val="20"/>
                <w:szCs w:val="20"/>
                <w:rPrChange w:id="115" w:author="RENATO JOSE QUILICHE ALTAMIRANO" w:date="2022-12-15T01:33:00Z">
                  <w:rPr>
                    <w:del w:id="116" w:author="RENATO JOSE QUILICHE ALTAMIRANO" w:date="2022-12-14T22:42:00Z"/>
                    <w:color w:val="000000"/>
                    <w:sz w:val="20"/>
                    <w:szCs w:val="20"/>
                    <w:lang w:val="es-ES"/>
                  </w:rPr>
                </w:rPrChange>
              </w:rPr>
            </w:pPr>
            <w:del w:id="117" w:author="RENATO JOSE QUILICHE ALTAMIRANO" w:date="2022-12-14T22:42:00Z">
              <w:r w:rsidRPr="00537EE9" w:rsidDel="00087F6A">
                <w:rPr>
                  <w:color w:val="000000"/>
                  <w:sz w:val="20"/>
                  <w:szCs w:val="20"/>
                </w:rPr>
                <w:delText>1839888</w:delText>
              </w:r>
            </w:del>
          </w:p>
        </w:tc>
      </w:tr>
      <w:tr w:rsidR="00BA56CD" w:rsidDel="00087F6A" w14:paraId="4F1E67E2" w14:textId="77777777" w:rsidTr="00E77289">
        <w:trPr>
          <w:del w:id="118" w:author="RENATO JOSE QUILICHE ALTAMIRANO" w:date="2022-12-14T22:42:00Z"/>
        </w:trPr>
        <w:tc>
          <w:tcPr>
            <w:tcW w:w="1921" w:type="pct"/>
          </w:tcPr>
          <w:p w14:paraId="3FFD8D82" w14:textId="6EC6DEA5" w:rsidR="00726704" w:rsidRPr="00537EE9" w:rsidDel="00087F6A" w:rsidRDefault="00726704" w:rsidP="00E77289">
            <w:pPr>
              <w:jc w:val="both"/>
              <w:rPr>
                <w:del w:id="119" w:author="RENATO JOSE QUILICHE ALTAMIRANO" w:date="2022-12-14T22:42:00Z"/>
                <w:sz w:val="20"/>
                <w:szCs w:val="20"/>
              </w:rPr>
            </w:pPr>
            <w:del w:id="120" w:author="RENATO JOSE QUILICHE ALTAMIRANO" w:date="2022-12-14T22:42:00Z">
              <w:r w:rsidRPr="00537EE9" w:rsidDel="00087F6A">
                <w:rPr>
                  <w:sz w:val="20"/>
                  <w:szCs w:val="20"/>
                </w:rPr>
                <w:delText>Cold wave</w:delText>
              </w:r>
            </w:del>
          </w:p>
        </w:tc>
        <w:tc>
          <w:tcPr>
            <w:tcW w:w="432" w:type="pct"/>
          </w:tcPr>
          <w:p w14:paraId="7D2A7D47" w14:textId="7FBAD9C5" w:rsidR="00726704" w:rsidRPr="00537EE9" w:rsidDel="00087F6A" w:rsidRDefault="00726704" w:rsidP="00E77289">
            <w:pPr>
              <w:jc w:val="right"/>
              <w:rPr>
                <w:del w:id="121" w:author="RENATO JOSE QUILICHE ALTAMIRANO" w:date="2022-12-14T22:42:00Z"/>
                <w:sz w:val="20"/>
                <w:szCs w:val="20"/>
              </w:rPr>
            </w:pPr>
            <w:del w:id="122" w:author="RENATO JOSE QUILICHE ALTAMIRANO" w:date="2022-12-14T22:42:00Z">
              <w:r w:rsidRPr="00537EE9" w:rsidDel="00087F6A">
                <w:rPr>
                  <w:sz w:val="20"/>
                  <w:szCs w:val="20"/>
                </w:rPr>
                <w:delText>2004</w:delText>
              </w:r>
            </w:del>
          </w:p>
        </w:tc>
        <w:tc>
          <w:tcPr>
            <w:tcW w:w="674" w:type="pct"/>
          </w:tcPr>
          <w:p w14:paraId="621510D1" w14:textId="6685B440" w:rsidR="00726704" w:rsidRPr="00537EE9" w:rsidDel="00087F6A" w:rsidRDefault="00726704" w:rsidP="00E77289">
            <w:pPr>
              <w:jc w:val="right"/>
              <w:rPr>
                <w:del w:id="123" w:author="RENATO JOSE QUILICHE ALTAMIRANO" w:date="2022-12-14T22:42:00Z"/>
                <w:sz w:val="20"/>
                <w:szCs w:val="20"/>
              </w:rPr>
            </w:pPr>
            <w:del w:id="124" w:author="RENATO JOSE QUILICHE ALTAMIRANO" w:date="2022-12-14T22:42:00Z">
              <w:r w:rsidRPr="00537EE9" w:rsidDel="00087F6A">
                <w:rPr>
                  <w:color w:val="000000"/>
                  <w:sz w:val="20"/>
                  <w:szCs w:val="20"/>
                </w:rPr>
                <w:delText>-35</w:delText>
              </w:r>
              <w:r w:rsidRPr="00537EE9" w:rsidDel="00087F6A">
                <w:rPr>
                  <w:sz w:val="20"/>
                  <w:szCs w:val="20"/>
                </w:rPr>
                <w:delText xml:space="preserve"> </w:delText>
              </w:r>
              <w:r w:rsidRPr="00537EE9" w:rsidDel="00087F6A">
                <w:rPr>
                  <w:color w:val="000000"/>
                  <w:sz w:val="20"/>
                  <w:szCs w:val="20"/>
                </w:rPr>
                <w:delText>°C</w:delText>
              </w:r>
            </w:del>
          </w:p>
        </w:tc>
        <w:tc>
          <w:tcPr>
            <w:tcW w:w="570" w:type="pct"/>
          </w:tcPr>
          <w:p w14:paraId="5D32FDDD" w14:textId="4A70C748" w:rsidR="00726704" w:rsidRPr="00537EE9" w:rsidDel="00087F6A" w:rsidRDefault="00726704" w:rsidP="00E77289">
            <w:pPr>
              <w:jc w:val="right"/>
              <w:rPr>
                <w:del w:id="125" w:author="RENATO JOSE QUILICHE ALTAMIRANO" w:date="2022-12-14T22:42:00Z"/>
                <w:sz w:val="20"/>
                <w:szCs w:val="20"/>
              </w:rPr>
            </w:pPr>
            <w:del w:id="126" w:author="RENATO JOSE QUILICHE ALTAMIRANO" w:date="2022-12-14T22:42:00Z">
              <w:r w:rsidDel="00087F6A">
                <w:rPr>
                  <w:sz w:val="20"/>
                  <w:szCs w:val="20"/>
                </w:rPr>
                <w:delText>June</w:delText>
              </w:r>
            </w:del>
          </w:p>
        </w:tc>
        <w:tc>
          <w:tcPr>
            <w:tcW w:w="570" w:type="pct"/>
          </w:tcPr>
          <w:p w14:paraId="0841DC42" w14:textId="25106BB0" w:rsidR="00726704" w:rsidRPr="00537EE9" w:rsidDel="00087F6A" w:rsidRDefault="00726704" w:rsidP="00E77289">
            <w:pPr>
              <w:jc w:val="right"/>
              <w:rPr>
                <w:del w:id="127" w:author="RENATO JOSE QUILICHE ALTAMIRANO" w:date="2022-12-14T22:42:00Z"/>
                <w:sz w:val="20"/>
                <w:szCs w:val="20"/>
              </w:rPr>
            </w:pPr>
            <w:del w:id="128" w:author="RENATO JOSE QUILICHE ALTAMIRANO" w:date="2022-12-14T22:42:00Z">
              <w:r w:rsidRPr="00537EE9" w:rsidDel="00087F6A">
                <w:rPr>
                  <w:sz w:val="20"/>
                  <w:szCs w:val="20"/>
                </w:rPr>
                <w:delText>30 days</w:delText>
              </w:r>
            </w:del>
          </w:p>
        </w:tc>
        <w:tc>
          <w:tcPr>
            <w:tcW w:w="834" w:type="pct"/>
          </w:tcPr>
          <w:p w14:paraId="61AB82B4" w14:textId="56003BC7" w:rsidR="00726704" w:rsidRPr="007101A0" w:rsidDel="00087F6A" w:rsidRDefault="00726704" w:rsidP="00E77289">
            <w:pPr>
              <w:jc w:val="right"/>
              <w:rPr>
                <w:del w:id="129" w:author="RENATO JOSE QUILICHE ALTAMIRANO" w:date="2022-12-14T22:42:00Z"/>
                <w:color w:val="000000"/>
                <w:sz w:val="20"/>
                <w:szCs w:val="20"/>
                <w:rPrChange w:id="130" w:author="RENATO JOSE QUILICHE ALTAMIRANO" w:date="2022-12-15T01:33:00Z">
                  <w:rPr>
                    <w:del w:id="131" w:author="RENATO JOSE QUILICHE ALTAMIRANO" w:date="2022-12-14T22:42:00Z"/>
                    <w:color w:val="000000"/>
                    <w:sz w:val="20"/>
                    <w:szCs w:val="20"/>
                    <w:lang w:val="es-ES"/>
                  </w:rPr>
                </w:rPrChange>
              </w:rPr>
            </w:pPr>
            <w:del w:id="132" w:author="RENATO JOSE QUILICHE ALTAMIRANO" w:date="2022-12-14T22:42:00Z">
              <w:r w:rsidRPr="00537EE9" w:rsidDel="00087F6A">
                <w:rPr>
                  <w:color w:val="000000"/>
                  <w:sz w:val="20"/>
                  <w:szCs w:val="20"/>
                </w:rPr>
                <w:delText>2137467</w:delText>
              </w:r>
            </w:del>
          </w:p>
        </w:tc>
      </w:tr>
      <w:tr w:rsidR="00BA56CD" w:rsidDel="00087F6A" w14:paraId="767B6460" w14:textId="77777777" w:rsidTr="00E77289">
        <w:trPr>
          <w:del w:id="133" w:author="RENATO JOSE QUILICHE ALTAMIRANO" w:date="2022-12-14T22:42:00Z"/>
        </w:trPr>
        <w:tc>
          <w:tcPr>
            <w:tcW w:w="1921" w:type="pct"/>
          </w:tcPr>
          <w:p w14:paraId="2E57440C" w14:textId="15A41DB1" w:rsidR="00726704" w:rsidRPr="00537EE9" w:rsidDel="00087F6A" w:rsidRDefault="00726704" w:rsidP="00E77289">
            <w:pPr>
              <w:jc w:val="both"/>
              <w:rPr>
                <w:del w:id="134" w:author="RENATO JOSE QUILICHE ALTAMIRANO" w:date="2022-12-14T22:42:00Z"/>
                <w:sz w:val="20"/>
                <w:szCs w:val="20"/>
              </w:rPr>
            </w:pPr>
            <w:del w:id="135" w:author="RENATO JOSE QUILICHE ALTAMIRANO" w:date="2022-12-14T22:42:00Z">
              <w:r w:rsidRPr="00537EE9" w:rsidDel="00087F6A">
                <w:rPr>
                  <w:sz w:val="20"/>
                  <w:szCs w:val="20"/>
                </w:rPr>
                <w:delText>Severe winter conditions</w:delText>
              </w:r>
            </w:del>
          </w:p>
        </w:tc>
        <w:tc>
          <w:tcPr>
            <w:tcW w:w="432" w:type="pct"/>
          </w:tcPr>
          <w:p w14:paraId="64DA4AD6" w14:textId="13EDABEF" w:rsidR="00726704" w:rsidRPr="00537EE9" w:rsidDel="00087F6A" w:rsidRDefault="00726704" w:rsidP="00E77289">
            <w:pPr>
              <w:jc w:val="right"/>
              <w:rPr>
                <w:del w:id="136" w:author="RENATO JOSE QUILICHE ALTAMIRANO" w:date="2022-12-14T22:42:00Z"/>
                <w:sz w:val="20"/>
                <w:szCs w:val="20"/>
              </w:rPr>
            </w:pPr>
            <w:del w:id="137" w:author="RENATO JOSE QUILICHE ALTAMIRANO" w:date="2022-12-14T22:42:00Z">
              <w:r w:rsidRPr="00537EE9" w:rsidDel="00087F6A">
                <w:rPr>
                  <w:sz w:val="20"/>
                  <w:szCs w:val="20"/>
                </w:rPr>
                <w:delText>2007</w:delText>
              </w:r>
            </w:del>
          </w:p>
        </w:tc>
        <w:tc>
          <w:tcPr>
            <w:tcW w:w="674" w:type="pct"/>
          </w:tcPr>
          <w:p w14:paraId="2575E2B7" w14:textId="15CF3158" w:rsidR="00726704" w:rsidRPr="00537EE9" w:rsidDel="00087F6A" w:rsidRDefault="00726704" w:rsidP="00E77289">
            <w:pPr>
              <w:jc w:val="right"/>
              <w:rPr>
                <w:del w:id="138" w:author="RENATO JOSE QUILICHE ALTAMIRANO" w:date="2022-12-14T22:42:00Z"/>
                <w:sz w:val="20"/>
                <w:szCs w:val="20"/>
              </w:rPr>
            </w:pPr>
            <w:del w:id="139" w:author="RENATO JOSE QUILICHE ALTAMIRANO" w:date="2022-12-14T22:42:00Z">
              <w:r w:rsidRPr="00537EE9" w:rsidDel="00087F6A">
                <w:rPr>
                  <w:color w:val="000000"/>
                  <w:sz w:val="20"/>
                  <w:szCs w:val="20"/>
                </w:rPr>
                <w:delText>-20</w:delText>
              </w:r>
              <w:r w:rsidRPr="00537EE9" w:rsidDel="00087F6A">
                <w:rPr>
                  <w:sz w:val="20"/>
                  <w:szCs w:val="20"/>
                </w:rPr>
                <w:delText xml:space="preserve"> </w:delText>
              </w:r>
              <w:r w:rsidRPr="00537EE9" w:rsidDel="00087F6A">
                <w:rPr>
                  <w:color w:val="000000"/>
                  <w:sz w:val="20"/>
                  <w:szCs w:val="20"/>
                </w:rPr>
                <w:delText>°C</w:delText>
              </w:r>
            </w:del>
          </w:p>
        </w:tc>
        <w:tc>
          <w:tcPr>
            <w:tcW w:w="570" w:type="pct"/>
          </w:tcPr>
          <w:p w14:paraId="36873A55" w14:textId="708D9D08" w:rsidR="00726704" w:rsidRPr="00537EE9" w:rsidDel="00087F6A" w:rsidRDefault="00726704" w:rsidP="00E77289">
            <w:pPr>
              <w:jc w:val="right"/>
              <w:rPr>
                <w:del w:id="140" w:author="RENATO JOSE QUILICHE ALTAMIRANO" w:date="2022-12-14T22:42:00Z"/>
                <w:sz w:val="20"/>
                <w:szCs w:val="20"/>
              </w:rPr>
            </w:pPr>
            <w:del w:id="141" w:author="RENATO JOSE QUILICHE ALTAMIRANO" w:date="2022-12-14T22:42:00Z">
              <w:r w:rsidDel="00087F6A">
                <w:rPr>
                  <w:sz w:val="20"/>
                  <w:szCs w:val="20"/>
                </w:rPr>
                <w:delText>April</w:delText>
              </w:r>
            </w:del>
          </w:p>
        </w:tc>
        <w:tc>
          <w:tcPr>
            <w:tcW w:w="570" w:type="pct"/>
          </w:tcPr>
          <w:p w14:paraId="7CD59D07" w14:textId="197D5494" w:rsidR="00726704" w:rsidRPr="00537EE9" w:rsidDel="00087F6A" w:rsidRDefault="00726704" w:rsidP="00E77289">
            <w:pPr>
              <w:jc w:val="right"/>
              <w:rPr>
                <w:del w:id="142" w:author="RENATO JOSE QUILICHE ALTAMIRANO" w:date="2022-12-14T22:42:00Z"/>
                <w:sz w:val="20"/>
                <w:szCs w:val="20"/>
              </w:rPr>
            </w:pPr>
            <w:del w:id="143" w:author="RENATO JOSE QUILICHE ALTAMIRANO" w:date="2022-12-14T22:42:00Z">
              <w:r w:rsidRPr="00537EE9" w:rsidDel="00087F6A">
                <w:rPr>
                  <w:sz w:val="20"/>
                  <w:szCs w:val="20"/>
                </w:rPr>
                <w:delText>90 days</w:delText>
              </w:r>
            </w:del>
          </w:p>
        </w:tc>
        <w:tc>
          <w:tcPr>
            <w:tcW w:w="834" w:type="pct"/>
          </w:tcPr>
          <w:p w14:paraId="29F600B1" w14:textId="5AC96ABD" w:rsidR="00726704" w:rsidRPr="007101A0" w:rsidDel="00087F6A" w:rsidRDefault="00726704" w:rsidP="00E77289">
            <w:pPr>
              <w:jc w:val="right"/>
              <w:rPr>
                <w:del w:id="144" w:author="RENATO JOSE QUILICHE ALTAMIRANO" w:date="2022-12-14T22:42:00Z"/>
                <w:color w:val="000000"/>
                <w:sz w:val="20"/>
                <w:szCs w:val="20"/>
                <w:rPrChange w:id="145" w:author="RENATO JOSE QUILICHE ALTAMIRANO" w:date="2022-12-15T01:33:00Z">
                  <w:rPr>
                    <w:del w:id="146" w:author="RENATO JOSE QUILICHE ALTAMIRANO" w:date="2022-12-14T22:42:00Z"/>
                    <w:color w:val="000000"/>
                    <w:sz w:val="20"/>
                    <w:szCs w:val="20"/>
                    <w:lang w:val="es-ES"/>
                  </w:rPr>
                </w:rPrChange>
              </w:rPr>
            </w:pPr>
            <w:del w:id="147" w:author="RENATO JOSE QUILICHE ALTAMIRANO" w:date="2022-12-14T22:42:00Z">
              <w:r w:rsidRPr="00537EE9" w:rsidDel="00087F6A">
                <w:rPr>
                  <w:color w:val="000000"/>
                  <w:sz w:val="20"/>
                  <w:szCs w:val="20"/>
                </w:rPr>
                <w:delText>884572</w:delText>
              </w:r>
            </w:del>
          </w:p>
        </w:tc>
      </w:tr>
      <w:tr w:rsidR="00BA56CD" w:rsidDel="00087F6A" w14:paraId="5306C46E" w14:textId="77777777" w:rsidTr="00E77289">
        <w:trPr>
          <w:del w:id="148" w:author="RENATO JOSE QUILICHE ALTAMIRANO" w:date="2022-12-14T22:42:00Z"/>
        </w:trPr>
        <w:tc>
          <w:tcPr>
            <w:tcW w:w="1921" w:type="pct"/>
            <w:tcBorders>
              <w:bottom w:val="single" w:sz="4" w:space="0" w:color="auto"/>
            </w:tcBorders>
          </w:tcPr>
          <w:p w14:paraId="5F56274D" w14:textId="0E1B4E38" w:rsidR="00726704" w:rsidRPr="00537EE9" w:rsidDel="00087F6A" w:rsidRDefault="00726704" w:rsidP="00E77289">
            <w:pPr>
              <w:jc w:val="both"/>
              <w:rPr>
                <w:del w:id="149" w:author="RENATO JOSE QUILICHE ALTAMIRANO" w:date="2022-12-14T22:42:00Z"/>
                <w:sz w:val="20"/>
                <w:szCs w:val="20"/>
              </w:rPr>
            </w:pPr>
            <w:del w:id="150" w:author="RENATO JOSE QUILICHE ALTAMIRANO" w:date="2022-12-14T22:42:00Z">
              <w:r w:rsidRPr="00537EE9" w:rsidDel="00087F6A">
                <w:rPr>
                  <w:sz w:val="20"/>
                  <w:szCs w:val="20"/>
                </w:rPr>
                <w:delText>Cold wave</w:delText>
              </w:r>
            </w:del>
          </w:p>
        </w:tc>
        <w:tc>
          <w:tcPr>
            <w:tcW w:w="432" w:type="pct"/>
            <w:tcBorders>
              <w:bottom w:val="single" w:sz="4" w:space="0" w:color="auto"/>
            </w:tcBorders>
          </w:tcPr>
          <w:p w14:paraId="072EAB23" w14:textId="03D2659C" w:rsidR="00726704" w:rsidRPr="00537EE9" w:rsidDel="00087F6A" w:rsidRDefault="00726704" w:rsidP="00E77289">
            <w:pPr>
              <w:jc w:val="right"/>
              <w:rPr>
                <w:del w:id="151" w:author="RENATO JOSE QUILICHE ALTAMIRANO" w:date="2022-12-14T22:42:00Z"/>
                <w:sz w:val="20"/>
                <w:szCs w:val="20"/>
              </w:rPr>
            </w:pPr>
            <w:del w:id="152" w:author="RENATO JOSE QUILICHE ALTAMIRANO" w:date="2022-12-14T22:42:00Z">
              <w:r w:rsidRPr="00537EE9" w:rsidDel="00087F6A">
                <w:rPr>
                  <w:sz w:val="20"/>
                  <w:szCs w:val="20"/>
                </w:rPr>
                <w:delText>2015</w:delText>
              </w:r>
            </w:del>
          </w:p>
        </w:tc>
        <w:tc>
          <w:tcPr>
            <w:tcW w:w="674" w:type="pct"/>
            <w:tcBorders>
              <w:bottom w:val="single" w:sz="4" w:space="0" w:color="auto"/>
            </w:tcBorders>
          </w:tcPr>
          <w:p w14:paraId="2468225A" w14:textId="38D52C55" w:rsidR="00726704" w:rsidRPr="00537EE9" w:rsidDel="00087F6A" w:rsidRDefault="00726704" w:rsidP="00E77289">
            <w:pPr>
              <w:jc w:val="right"/>
              <w:rPr>
                <w:del w:id="153" w:author="RENATO JOSE QUILICHE ALTAMIRANO" w:date="2022-12-14T22:42:00Z"/>
                <w:sz w:val="20"/>
                <w:szCs w:val="20"/>
              </w:rPr>
            </w:pPr>
            <w:del w:id="154" w:author="RENATO JOSE QUILICHE ALTAMIRANO" w:date="2022-12-14T22:42:00Z">
              <w:r w:rsidRPr="00537EE9" w:rsidDel="00087F6A">
                <w:rPr>
                  <w:color w:val="000000"/>
                  <w:sz w:val="20"/>
                  <w:szCs w:val="20"/>
                </w:rPr>
                <w:delText>-20</w:delText>
              </w:r>
              <w:r w:rsidRPr="00537EE9" w:rsidDel="00087F6A">
                <w:rPr>
                  <w:sz w:val="20"/>
                  <w:szCs w:val="20"/>
                </w:rPr>
                <w:delText xml:space="preserve"> </w:delText>
              </w:r>
              <w:r w:rsidRPr="00537EE9" w:rsidDel="00087F6A">
                <w:rPr>
                  <w:color w:val="000000"/>
                  <w:sz w:val="20"/>
                  <w:szCs w:val="20"/>
                </w:rPr>
                <w:delText>°C</w:delText>
              </w:r>
            </w:del>
          </w:p>
        </w:tc>
        <w:tc>
          <w:tcPr>
            <w:tcW w:w="570" w:type="pct"/>
            <w:tcBorders>
              <w:bottom w:val="single" w:sz="4" w:space="0" w:color="auto"/>
            </w:tcBorders>
          </w:tcPr>
          <w:p w14:paraId="49FA98DB" w14:textId="127426F6" w:rsidR="00726704" w:rsidRPr="00537EE9" w:rsidDel="00087F6A" w:rsidRDefault="00726704" w:rsidP="00E77289">
            <w:pPr>
              <w:jc w:val="right"/>
              <w:rPr>
                <w:del w:id="155" w:author="RENATO JOSE QUILICHE ALTAMIRANO" w:date="2022-12-14T22:42:00Z"/>
                <w:sz w:val="20"/>
                <w:szCs w:val="20"/>
              </w:rPr>
            </w:pPr>
            <w:del w:id="156" w:author="RENATO JOSE QUILICHE ALTAMIRANO" w:date="2022-12-14T22:42:00Z">
              <w:r w:rsidDel="00087F6A">
                <w:rPr>
                  <w:sz w:val="20"/>
                  <w:szCs w:val="20"/>
                </w:rPr>
                <w:delText>May</w:delText>
              </w:r>
            </w:del>
          </w:p>
        </w:tc>
        <w:tc>
          <w:tcPr>
            <w:tcW w:w="570" w:type="pct"/>
            <w:tcBorders>
              <w:bottom w:val="single" w:sz="4" w:space="0" w:color="auto"/>
            </w:tcBorders>
          </w:tcPr>
          <w:p w14:paraId="2DC6F24F" w14:textId="707AA2DE" w:rsidR="00726704" w:rsidRPr="00537EE9" w:rsidDel="00087F6A" w:rsidRDefault="00726704" w:rsidP="00E77289">
            <w:pPr>
              <w:jc w:val="right"/>
              <w:rPr>
                <w:del w:id="157" w:author="RENATO JOSE QUILICHE ALTAMIRANO" w:date="2022-12-14T22:42:00Z"/>
                <w:sz w:val="20"/>
                <w:szCs w:val="20"/>
              </w:rPr>
            </w:pPr>
            <w:del w:id="158" w:author="RENATO JOSE QUILICHE ALTAMIRANO" w:date="2022-12-14T22:42:00Z">
              <w:r w:rsidRPr="00537EE9" w:rsidDel="00087F6A">
                <w:rPr>
                  <w:sz w:val="20"/>
                  <w:szCs w:val="20"/>
                </w:rPr>
                <w:delText>141 days</w:delText>
              </w:r>
            </w:del>
          </w:p>
        </w:tc>
        <w:tc>
          <w:tcPr>
            <w:tcW w:w="834" w:type="pct"/>
            <w:tcBorders>
              <w:bottom w:val="single" w:sz="4" w:space="0" w:color="auto"/>
            </w:tcBorders>
          </w:tcPr>
          <w:p w14:paraId="444A97FE" w14:textId="10DD842F" w:rsidR="00726704" w:rsidRPr="007101A0" w:rsidDel="00087F6A" w:rsidRDefault="00726704" w:rsidP="00E77289">
            <w:pPr>
              <w:jc w:val="right"/>
              <w:rPr>
                <w:del w:id="159" w:author="RENATO JOSE QUILICHE ALTAMIRANO" w:date="2022-12-14T22:42:00Z"/>
                <w:color w:val="000000"/>
                <w:sz w:val="20"/>
                <w:szCs w:val="20"/>
                <w:rPrChange w:id="160" w:author="RENATO JOSE QUILICHE ALTAMIRANO" w:date="2022-12-15T01:33:00Z">
                  <w:rPr>
                    <w:del w:id="161" w:author="RENATO JOSE QUILICHE ALTAMIRANO" w:date="2022-12-14T22:42:00Z"/>
                    <w:color w:val="000000"/>
                    <w:sz w:val="20"/>
                    <w:szCs w:val="20"/>
                    <w:lang w:val="es-ES"/>
                  </w:rPr>
                </w:rPrChange>
              </w:rPr>
            </w:pPr>
            <w:del w:id="162" w:author="RENATO JOSE QUILICHE ALTAMIRANO" w:date="2022-12-14T22:42:00Z">
              <w:r w:rsidRPr="00537EE9" w:rsidDel="00087F6A">
                <w:rPr>
                  <w:color w:val="000000"/>
                  <w:sz w:val="20"/>
                  <w:szCs w:val="20"/>
                </w:rPr>
                <w:delText>200620</w:delText>
              </w:r>
            </w:del>
          </w:p>
        </w:tc>
      </w:tr>
    </w:tbl>
    <w:p w14:paraId="621BB4F1" w14:textId="37A9F008" w:rsidR="00726704" w:rsidRPr="00537EE9" w:rsidDel="00087F6A" w:rsidRDefault="00726704" w:rsidP="00726704">
      <w:pPr>
        <w:jc w:val="both"/>
        <w:rPr>
          <w:del w:id="163" w:author="RENATO JOSE QUILICHE ALTAMIRANO" w:date="2022-12-14T22:42:00Z"/>
          <w:sz w:val="18"/>
          <w:szCs w:val="18"/>
        </w:rPr>
      </w:pPr>
      <w:commentRangeStart w:id="164"/>
      <w:commentRangeStart w:id="165"/>
      <w:del w:id="166" w:author="RENATO JOSE QUILICHE ALTAMIRANO" w:date="2022-12-14T22:42:00Z">
        <w:r w:rsidRPr="00537EE9" w:rsidDel="00087F6A">
          <w:rPr>
            <w:sz w:val="18"/>
            <w:szCs w:val="18"/>
          </w:rPr>
          <w:delText xml:space="preserve">Authors own elaboration. </w:delText>
        </w:r>
        <w:commentRangeEnd w:id="164"/>
        <w:r w:rsidR="009172AF" w:rsidDel="00087F6A">
          <w:rPr>
            <w:rStyle w:val="CommentReference"/>
          </w:rPr>
          <w:commentReference w:id="164"/>
        </w:r>
      </w:del>
      <w:commentRangeEnd w:id="165"/>
      <w:r w:rsidR="00087F6A">
        <w:rPr>
          <w:rStyle w:val="CommentReference"/>
        </w:rPr>
        <w:commentReference w:id="165"/>
      </w:r>
      <w:del w:id="167" w:author="RENATO JOSE QUILICHE ALTAMIRANO" w:date="2022-12-14T22:42:00Z">
        <w:r w:rsidRPr="00537EE9" w:rsidDel="00087F6A">
          <w:rPr>
            <w:sz w:val="18"/>
            <w:szCs w:val="18"/>
          </w:rPr>
          <w:delText>(*) represents the only registered case that included an official response from OFDA.</w:delText>
        </w:r>
      </w:del>
    </w:p>
    <w:p w14:paraId="47451266" w14:textId="6C91C5FC" w:rsidR="00726704" w:rsidRDefault="00B835BB" w:rsidP="00C05502">
      <w:pPr>
        <w:jc w:val="both"/>
      </w:pPr>
      <w:r>
        <w:t xml:space="preserve">According to an institutional report </w:t>
      </w:r>
      <w:r w:rsidR="009172AF">
        <w:t xml:space="preserve">published by </w:t>
      </w:r>
      <w:del w:id="168" w:author="RENATO JOSE QUILICHE ALTAMIRANO" w:date="2022-12-14T22:42:00Z">
        <w:r w:rsidR="009172AF" w:rsidDel="00087F6A">
          <w:delText>Food</w:delText>
        </w:r>
      </w:del>
      <w:ins w:id="169" w:author="RENATO JOSE QUILICHE ALTAMIRANO" w:date="2022-12-14T22:42:00Z">
        <w:r w:rsidR="00087F6A">
          <w:t>the Food</w:t>
        </w:r>
      </w:ins>
      <w:r w:rsidR="009172AF">
        <w:t xml:space="preserve"> and Agriculture Organization (</w:t>
      </w:r>
      <w:proofErr w:type="spellStart"/>
      <w:r w:rsidR="009172AF">
        <w:t>Alarcón</w:t>
      </w:r>
      <w:proofErr w:type="spellEnd"/>
      <w:r w:rsidR="009172AF">
        <w:t xml:space="preserve"> and </w:t>
      </w:r>
      <w:proofErr w:type="spellStart"/>
      <w:r w:rsidR="009172AF">
        <w:t>Trebejo</w:t>
      </w:r>
      <w:proofErr w:type="spellEnd"/>
      <w:r w:rsidR="009172AF">
        <w:t xml:space="preserve">, 2010), 76.2% of the </w:t>
      </w:r>
      <w:r w:rsidR="00825109">
        <w:t xml:space="preserve">Puno </w:t>
      </w:r>
      <w:r w:rsidR="009172AF">
        <w:t xml:space="preserve">territory had minimum temperatures </w:t>
      </w:r>
      <w:r>
        <w:t>from -16</w:t>
      </w:r>
      <w:r w:rsidRPr="001E222A">
        <w:t xml:space="preserve"> °C</w:t>
      </w:r>
      <w:r>
        <w:t xml:space="preserve"> to 8</w:t>
      </w:r>
      <w:r w:rsidRPr="001E222A">
        <w:t xml:space="preserve"> °C</w:t>
      </w:r>
      <w:r>
        <w:t xml:space="preserve"> for an average of 15 days for June, July</w:t>
      </w:r>
      <w:r w:rsidR="009172AF">
        <w:t>,</w:t>
      </w:r>
      <w:r>
        <w:t xml:space="preserve"> and August. </w:t>
      </w:r>
      <w:r w:rsidR="009172AF">
        <w:t>T</w:t>
      </w:r>
      <w:r>
        <w:t xml:space="preserve">he authors conclude that </w:t>
      </w:r>
      <w:r w:rsidR="009172AF">
        <w:t xml:space="preserve">each year </w:t>
      </w:r>
      <w:r>
        <w:t>during the period 1969-2010, there was at least one cold wave</w:t>
      </w:r>
      <w:commentRangeStart w:id="170"/>
      <w:commentRangeStart w:id="171"/>
      <w:del w:id="172" w:author="RENATO JOSE QUILICHE ALTAMIRANO" w:date="2022-12-14T22:34:00Z">
        <w:r w:rsidDel="00D96DB6">
          <w:rPr>
            <w:rStyle w:val="FootnoteReference"/>
          </w:rPr>
          <w:footnoteReference w:id="1"/>
        </w:r>
      </w:del>
      <w:commentRangeEnd w:id="170"/>
      <w:r w:rsidR="00825109">
        <w:rPr>
          <w:rStyle w:val="CommentReference"/>
        </w:rPr>
        <w:commentReference w:id="170"/>
      </w:r>
      <w:commentRangeEnd w:id="171"/>
      <w:r w:rsidR="00D96DB6">
        <w:rPr>
          <w:rStyle w:val="CommentReference"/>
        </w:rPr>
        <w:commentReference w:id="171"/>
      </w:r>
      <w:r w:rsidR="009172AF">
        <w:t>.</w:t>
      </w:r>
      <w:r>
        <w:t xml:space="preserve"> </w:t>
      </w:r>
      <w:r w:rsidR="009172AF">
        <w:t>T</w:t>
      </w:r>
      <w:r>
        <w:t>his</w:t>
      </w:r>
      <w:r w:rsidR="009172AF">
        <w:t xml:space="preserve"> finding</w:t>
      </w:r>
      <w:r>
        <w:t xml:space="preserve"> does not mean that </w:t>
      </w:r>
      <w:r w:rsidR="00825109">
        <w:t>a disastrous event was triggered for each instance</w:t>
      </w:r>
      <w:r>
        <w:t xml:space="preserve">.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w:t>
      </w:r>
      <w:r w:rsidR="009172AF">
        <w:t>in</w:t>
      </w:r>
      <w:r w:rsidRPr="00FC702A">
        <w:t xml:space="preserve"> </w:t>
      </w:r>
      <w:r w:rsidR="0082135D">
        <w:t xml:space="preserve">the </w:t>
      </w:r>
      <w:r w:rsidRPr="00FC702A">
        <w:t xml:space="preserve">population is considerably high, despite the underreporting of these types of </w:t>
      </w:r>
      <w:r w:rsidR="0082135D">
        <w:t>disasters</w:t>
      </w:r>
      <w:r w:rsidRPr="00FC702A">
        <w:t xml:space="preserve"> </w:t>
      </w:r>
      <w:r w:rsidR="009172AF" w:rsidRPr="00FC702A">
        <w:t xml:space="preserve">for low-income countries </w:t>
      </w:r>
      <w:r w:rsidRPr="00FC702A">
        <w:t>found in EM-DAT (2022)</w:t>
      </w:r>
      <w:r>
        <w:t xml:space="preserve"> </w:t>
      </w:r>
      <w:r w:rsidRPr="00FC702A">
        <w:t>(Amirkhani et al., 2022).</w:t>
      </w:r>
    </w:p>
    <w:p w14:paraId="28F3798A" w14:textId="76DEC56E" w:rsidR="00E308B8" w:rsidRDefault="00C05502" w:rsidP="00C05502">
      <w:pPr>
        <w:jc w:val="both"/>
      </w:pPr>
      <w:r>
        <w:t>Th</w:t>
      </w:r>
      <w:r w:rsidR="00726704">
        <w:t>e</w:t>
      </w:r>
      <w:r>
        <w:t xml:space="preserve"> analysis </w:t>
      </w:r>
      <w:r w:rsidR="00825109">
        <w:t>for Puno case considers</w:t>
      </w:r>
      <w:r>
        <w:t xml:space="preserve"> the household level. This level of granularity allows the researchers to draw insights </w:t>
      </w:r>
      <w:r w:rsidR="0082135D">
        <w:t>into</w:t>
      </w:r>
      <w:r>
        <w:t xml:space="preserve"> the points of final demand </w:t>
      </w:r>
      <w:r w:rsidR="0082135D">
        <w:t>for</w:t>
      </w:r>
      <w:r>
        <w:t xml:space="preserve"> aid</w:t>
      </w:r>
      <w:del w:id="175" w:author="RENATO JOSE QUILICHE ALTAMIRANO" w:date="2022-12-14T23:03:00Z">
        <w:r w:rsidDel="00BA56CD">
          <w:delText xml:space="preserve">, also called the final echelon </w:delText>
        </w:r>
        <w:commentRangeStart w:id="176"/>
        <w:commentRangeStart w:id="177"/>
        <w:commentRangeStart w:id="178"/>
        <w:commentRangeStart w:id="179"/>
        <w:commentRangeStart w:id="180"/>
        <w:commentRangeStart w:id="181"/>
        <w:r w:rsidDel="00BA56CD">
          <w:delText>of the Humanitarian Supply Chain</w:delText>
        </w:r>
      </w:del>
      <w:r>
        <w:t xml:space="preserve"> (</w:t>
      </w:r>
      <w:del w:id="182" w:author="RENATO JOSE QUILICHE ALTAMIRANO" w:date="2022-12-14T23:00:00Z">
        <w:r w:rsidDel="00BA56CD">
          <w:delText>Chong et al., 2019</w:delText>
        </w:r>
      </w:del>
      <w:ins w:id="183" w:author="RENATO JOSE QUILICHE ALTAMIRANO" w:date="2022-12-14T23:00:00Z">
        <w:r w:rsidR="00BA56CD">
          <w:t>Eckhardt et al., 2019</w:t>
        </w:r>
      </w:ins>
      <w:ins w:id="184" w:author="RENATO JOSE QUILICHE ALTAMIRANO" w:date="2022-12-14T23:01:00Z">
        <w:r w:rsidR="00BA56CD">
          <w:t>; Eckhardt et al., 2022</w:t>
        </w:r>
      </w:ins>
      <w:r>
        <w:t xml:space="preserve">). </w:t>
      </w:r>
      <w:commentRangeEnd w:id="176"/>
      <w:r w:rsidR="00825109">
        <w:rPr>
          <w:rStyle w:val="CommentReference"/>
        </w:rPr>
        <w:commentReference w:id="176"/>
      </w:r>
      <w:commentRangeEnd w:id="177"/>
      <w:r w:rsidR="00825109">
        <w:rPr>
          <w:rStyle w:val="CommentReference"/>
        </w:rPr>
        <w:commentReference w:id="177"/>
      </w:r>
      <w:commentRangeEnd w:id="178"/>
      <w:r w:rsidR="00840F25">
        <w:rPr>
          <w:rStyle w:val="CommentReference"/>
        </w:rPr>
        <w:commentReference w:id="178"/>
      </w:r>
      <w:commentRangeEnd w:id="179"/>
      <w:r w:rsidR="00840F25">
        <w:rPr>
          <w:rStyle w:val="CommentReference"/>
        </w:rPr>
        <w:commentReference w:id="179"/>
      </w:r>
      <w:commentRangeEnd w:id="180"/>
      <w:r w:rsidR="00BA56CD">
        <w:rPr>
          <w:rStyle w:val="CommentReference"/>
        </w:rPr>
        <w:commentReference w:id="180"/>
      </w:r>
      <w:commentRangeEnd w:id="181"/>
      <w:r w:rsidR="00BA56CD">
        <w:rPr>
          <w:rStyle w:val="CommentReference"/>
        </w:rPr>
        <w:commentReference w:id="181"/>
      </w:r>
      <w:r>
        <w:t xml:space="preserve">Such information is valuable for </w:t>
      </w:r>
      <w:r w:rsidR="00825109">
        <w:t>developing</w:t>
      </w:r>
      <w:r>
        <w:t xml:space="preserve"> </w:t>
      </w:r>
      <w:del w:id="185" w:author="RENATO JOSE QUILICHE ALTAMIRANO" w:date="2022-12-14T23:11:00Z">
        <w:r w:rsidDel="00BA56CD">
          <w:delText>humanitarian operations</w:delText>
        </w:r>
        <w:r w:rsidR="00825109" w:rsidDel="00BA56CD">
          <w:delText>,</w:delText>
        </w:r>
        <w:r w:rsidDel="00BA56CD">
          <w:delText xml:space="preserve"> </w:delText>
        </w:r>
        <w:r w:rsidR="00E308B8" w:rsidDel="00BA56CD">
          <w:delText>including</w:delText>
        </w:r>
        <w:r w:rsidDel="00BA56CD">
          <w:delText xml:space="preserve"> </w:delText>
        </w:r>
      </w:del>
      <w:r>
        <w:t>disaster preparedness</w:t>
      </w:r>
      <w:r w:rsidR="00E308B8">
        <w:t xml:space="preserve"> strategies</w:t>
      </w:r>
      <w:r>
        <w:t xml:space="preserve">. </w:t>
      </w:r>
    </w:p>
    <w:p w14:paraId="5083EC49" w14:textId="28BD734D" w:rsidR="00E308B8" w:rsidRDefault="00E308B8" w:rsidP="00C05502">
      <w:pPr>
        <w:jc w:val="both"/>
      </w:pPr>
      <w:r>
        <w:t xml:space="preserve">A particular characteristic of the </w:t>
      </w:r>
      <w:r w:rsidR="00825109">
        <w:t xml:space="preserve">Puno </w:t>
      </w:r>
      <w:r>
        <w:t xml:space="preserve">case </w:t>
      </w:r>
      <w:r w:rsidR="00825109">
        <w:t xml:space="preserve">is that </w:t>
      </w:r>
      <w:r w:rsidR="00C557A7">
        <w:t xml:space="preserve">the </w:t>
      </w:r>
      <w:r w:rsidR="00825109">
        <w:t xml:space="preserve">population is settled </w:t>
      </w:r>
      <w:r w:rsidR="00095527">
        <w:t xml:space="preserve">and </w:t>
      </w:r>
      <w:r w:rsidR="00825109">
        <w:t xml:space="preserve">dispersed in space, which matters because the </w:t>
      </w:r>
      <w:r w:rsidR="00C557A7">
        <w:t>classifier aims</w:t>
      </w:r>
      <w:r w:rsidR="00825109">
        <w:t xml:space="preserve"> to identify the final demand points</w:t>
      </w:r>
      <w:r w:rsidR="00C557A7">
        <w:t>.</w:t>
      </w:r>
      <w:r>
        <w:t xml:space="preserve"> In Figure </w:t>
      </w:r>
      <w:r w:rsidR="003B2E79">
        <w:t>4</w:t>
      </w:r>
      <w:r>
        <w:t xml:space="preserve">, the localization of the majority of final demand points is outside the principal cities, in rural </w:t>
      </w:r>
      <w:r w:rsidR="00D67376">
        <w:t>areas</w:t>
      </w:r>
      <w:ins w:id="186" w:author="RENATO JOSE QUILICHE ALTAMIRANO" w:date="2022-12-14T23:23:00Z">
        <w:r w:rsidR="00BA56CD">
          <w:t>. This implies</w:t>
        </w:r>
      </w:ins>
      <w:ins w:id="187" w:author="RENATO JOSE QUILICHE ALTAMIRANO" w:date="2022-12-14T23:30:00Z">
        <w:r w:rsidR="00BA56CD">
          <w:t xml:space="preserve"> </w:t>
        </w:r>
      </w:ins>
      <w:del w:id="188" w:author="RENATO JOSE QUILICHE ALTAMIRANO" w:date="2022-12-14T23:23:00Z">
        <w:r w:rsidR="00C557A7" w:rsidDel="00BA56CD">
          <w:delText xml:space="preserve">, </w:delText>
        </w:r>
      </w:del>
      <w:r w:rsidR="00C557A7">
        <w:t>increasing</w:t>
      </w:r>
      <w:r>
        <w:t xml:space="preserve"> logistic costs (Gutjahr and Fischer, 2018). </w:t>
      </w:r>
      <w:ins w:id="189" w:author="RENATO JOSE QUILICHE ALTAMIRANO" w:date="2022-12-14T23:23:00Z">
        <w:r w:rsidR="00BA56CD">
          <w:t xml:space="preserve">However, </w:t>
        </w:r>
      </w:ins>
      <w:ins w:id="190" w:author="RENATO JOSE QUILICHE ALTAMIRANO" w:date="2022-12-14T23:24:00Z">
        <w:r w:rsidR="00BA56CD">
          <w:t>m</w:t>
        </w:r>
      </w:ins>
      <w:del w:id="191" w:author="RENATO JOSE QUILICHE ALTAMIRANO" w:date="2022-12-14T23:23:00Z">
        <w:r w:rsidR="00C557A7" w:rsidDel="00BA56CD">
          <w:delText>M</w:delText>
        </w:r>
      </w:del>
      <w:r>
        <w:t>isclassifying households at risk of being affected by a cold wave-related disaster would produce deprivation costs because those households</w:t>
      </w:r>
      <w:r w:rsidR="004922F8">
        <w:t xml:space="preserve"> </w:t>
      </w:r>
      <w:r>
        <w:t>need</w:t>
      </w:r>
      <w:r w:rsidR="004922F8">
        <w:t xml:space="preserve"> aid, but the model </w:t>
      </w:r>
      <w:del w:id="192" w:author="RENATO JOSE QUILICHE ALTAMIRANO" w:date="2022-12-14T23:24:00Z">
        <w:r w:rsidR="00C557A7" w:rsidDel="00BA56CD">
          <w:delText>considers</w:delText>
        </w:r>
        <w:r w:rsidR="004922F8" w:rsidDel="00BA56CD">
          <w:delText xml:space="preserve"> </w:delText>
        </w:r>
      </w:del>
      <w:ins w:id="193" w:author="RENATO JOSE QUILICHE ALTAMIRANO" w:date="2022-12-14T23:24:00Z">
        <w:r w:rsidR="00BA56CD">
          <w:t xml:space="preserve">decides </w:t>
        </w:r>
      </w:ins>
      <w:r w:rsidR="004922F8">
        <w:t>they do not</w:t>
      </w:r>
      <w:r w:rsidR="007B0E9B">
        <w:t xml:space="preserve"> (Tomasini and Van Wassenhove, 2009; </w:t>
      </w:r>
      <w:del w:id="194" w:author="RENATO JOSE QUILICHE ALTAMIRANO" w:date="2022-12-14T23:29:00Z">
        <w:r w:rsidR="007B0E9B" w:rsidDel="00BA56CD">
          <w:delText xml:space="preserve">Leiras et al., </w:delText>
        </w:r>
        <w:commentRangeStart w:id="195"/>
        <w:commentRangeStart w:id="196"/>
        <w:r w:rsidR="007B0E9B" w:rsidDel="00BA56CD">
          <w:delText>2017</w:delText>
        </w:r>
        <w:commentRangeEnd w:id="195"/>
        <w:r w:rsidR="00C557A7" w:rsidDel="00BA56CD">
          <w:rPr>
            <w:rStyle w:val="CommentReference"/>
          </w:rPr>
          <w:commentReference w:id="195"/>
        </w:r>
      </w:del>
      <w:commentRangeEnd w:id="196"/>
      <w:r w:rsidR="00BA56CD">
        <w:rPr>
          <w:rStyle w:val="CommentReference"/>
        </w:rPr>
        <w:commentReference w:id="196"/>
      </w:r>
      <w:ins w:id="197" w:author="RENATO JOSE QUILICHE ALTAMIRANO" w:date="2022-12-14T23:29:00Z">
        <w:r w:rsidR="00BA56CD">
          <w:t>Eckhardt et al., 2017</w:t>
        </w:r>
      </w:ins>
      <w:r w:rsidR="007B0E9B">
        <w:t>)</w:t>
      </w:r>
      <w:r w:rsidR="004922F8">
        <w:t xml:space="preserve">. </w:t>
      </w:r>
      <w:commentRangeStart w:id="198"/>
      <w:commentRangeStart w:id="199"/>
      <w:del w:id="200" w:author="RENATO JOSE QUILICHE ALTAMIRANO" w:date="2022-12-14T23:18:00Z">
        <w:r w:rsidR="004922F8" w:rsidDel="00BA56CD">
          <w:delText xml:space="preserve">Leaving the problem of high logistic costs for future research, as transport is outside the scope of this research, </w:delText>
        </w:r>
        <w:r w:rsidR="007B0E9B" w:rsidDel="00BA56CD">
          <w:delText>a</w:delText>
        </w:r>
      </w:del>
      <w:ins w:id="201" w:author="RENATO JOSE QUILICHE ALTAMIRANO" w:date="2022-12-14T23:24:00Z">
        <w:r w:rsidR="00BA56CD">
          <w:t>To overcome this obstacle, a</w:t>
        </w:r>
      </w:ins>
      <w:r w:rsidR="007B0E9B">
        <w:t xml:space="preserve"> </w:t>
      </w:r>
      <w:del w:id="202" w:author="RENATO JOSE QUILICHE ALTAMIRANO" w:date="2022-12-14T23:24:00Z">
        <w:r w:rsidR="007B0E9B" w:rsidDel="00BA56CD">
          <w:delText xml:space="preserve">greater penalization for false negatives was incorporated at the </w:delText>
        </w:r>
      </w:del>
      <w:r w:rsidR="007B0E9B">
        <w:t xml:space="preserve">model training </w:t>
      </w:r>
      <w:ins w:id="203" w:author="RENATO JOSE QUILICHE ALTAMIRANO" w:date="2022-12-14T23:25:00Z">
        <w:r w:rsidR="00BA56CD">
          <w:t xml:space="preserve">was adapted to minimize false negatives </w:t>
        </w:r>
      </w:ins>
      <w:del w:id="204" w:author="RENATO JOSE QUILICHE ALTAMIRANO" w:date="2022-12-14T23:25:00Z">
        <w:r w:rsidR="007B0E9B" w:rsidDel="00BA56CD">
          <w:delText xml:space="preserve">stage </w:delText>
        </w:r>
      </w:del>
      <w:r w:rsidR="007B0E9B">
        <w:t xml:space="preserve">in order to produce </w:t>
      </w:r>
      <w:r w:rsidR="00D67376">
        <w:t>accurate</w:t>
      </w:r>
      <w:r w:rsidR="007B0E9B">
        <w:t xml:space="preserve"> classifications with minimum deprivation costs.</w:t>
      </w:r>
      <w:commentRangeEnd w:id="198"/>
      <w:r w:rsidR="0099191E">
        <w:rPr>
          <w:rStyle w:val="CommentReference"/>
        </w:rPr>
        <w:commentReference w:id="198"/>
      </w:r>
      <w:commentRangeEnd w:id="199"/>
      <w:r w:rsidR="00BA56CD">
        <w:rPr>
          <w:rStyle w:val="CommentReference"/>
        </w:rPr>
        <w:commentReference w:id="199"/>
      </w:r>
    </w:p>
    <w:p w14:paraId="2C0EE33B" w14:textId="2FBC18D4" w:rsidR="00A2087D" w:rsidRPr="00DA00BD" w:rsidRDefault="00A2087D" w:rsidP="00A2087D">
      <w:pPr>
        <w:jc w:val="center"/>
      </w:pPr>
      <w:r w:rsidRPr="00D71730">
        <w:rPr>
          <w:b/>
          <w:bCs/>
        </w:rPr>
        <w:t xml:space="preserve">Figure </w:t>
      </w:r>
      <w:r w:rsidR="003B2E79">
        <w:rPr>
          <w:b/>
          <w:bCs/>
        </w:rPr>
        <w:t>4</w:t>
      </w:r>
      <w:r w:rsidRPr="00D71730">
        <w:rPr>
          <w:b/>
          <w:bCs/>
        </w:rPr>
        <w:t xml:space="preserve">. </w:t>
      </w:r>
      <w:r w:rsidRPr="00DA00BD">
        <w:t>Spatial distribution of households exposed to ELTEs</w:t>
      </w:r>
    </w:p>
    <w:p w14:paraId="62FD7619" w14:textId="7E16483B" w:rsidR="00A2087D" w:rsidRDefault="00A2087D" w:rsidP="00A2087D">
      <w:pPr>
        <w:jc w:val="center"/>
      </w:pPr>
      <w:r>
        <w:rPr>
          <w:noProof/>
        </w:rPr>
        <w:lastRenderedPageBreak/>
        <w:drawing>
          <wp:inline distT="0" distB="0" distL="0" distR="0" wp14:anchorId="1A6F2F29" wp14:editId="3670EA2C">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32F37665" w14:textId="3DA8FDC4" w:rsidR="007555E9" w:rsidRDefault="00087158" w:rsidP="003B2E79">
      <w:pPr>
        <w:jc w:val="both"/>
      </w:pPr>
      <w:r>
        <w:t xml:space="preserve">This paper </w:t>
      </w:r>
      <w:r w:rsidR="0099191E">
        <w:t>covers</w:t>
      </w:r>
      <w:r>
        <w:t xml:space="preserve"> the </w:t>
      </w:r>
      <w:r w:rsidR="0099191E">
        <w:t>problem</w:t>
      </w:r>
      <w:r>
        <w:t xml:space="preserve"> of disaster risk reduction for communities with recurrent disasters. Then it proposes to train a classifier using Machine Learning methods in order to identify points of final demand and support </w:t>
      </w:r>
      <w:commentRangeStart w:id="205"/>
      <w:commentRangeStart w:id="206"/>
      <w:del w:id="207" w:author="RENATO JOSE QUILICHE ALTAMIRANO" w:date="2022-12-14T23:34:00Z">
        <w:r w:rsidDel="005B1E0F">
          <w:delText>humanitarian operations</w:delText>
        </w:r>
      </w:del>
      <w:ins w:id="208" w:author="RENATO JOSE QUILICHE ALTAMIRANO" w:date="2022-12-14T23:34:00Z">
        <w:r w:rsidR="005B1E0F">
          <w:t xml:space="preserve">pre-disaster </w:t>
        </w:r>
      </w:ins>
      <w:ins w:id="209" w:author="RENATO JOSE QUILICHE ALTAMIRANO" w:date="2022-12-14T23:35:00Z">
        <w:r w:rsidR="005B1E0F">
          <w:t>risk reduction and preparedness activities</w:t>
        </w:r>
      </w:ins>
      <w:r>
        <w:t xml:space="preserve">. </w:t>
      </w:r>
      <w:commentRangeEnd w:id="205"/>
      <w:r w:rsidR="0099191E">
        <w:rPr>
          <w:rStyle w:val="CommentReference"/>
        </w:rPr>
        <w:commentReference w:id="205"/>
      </w:r>
      <w:commentRangeEnd w:id="206"/>
      <w:r w:rsidR="005B1E0F">
        <w:rPr>
          <w:rStyle w:val="CommentReference"/>
        </w:rPr>
        <w:commentReference w:id="206"/>
      </w:r>
      <w:del w:id="210" w:author="RENATO JOSE QUILICHE ALTAMIRANO" w:date="2022-12-14T23:35:00Z">
        <w:r w:rsidDel="005B1E0F">
          <w:delText>The approach focuses on supporting pre-disaster risk reduction and planning activities, as it is the</w:delText>
        </w:r>
      </w:del>
      <w:ins w:id="211" w:author="RENATO JOSE QUILICHE ALTAMIRANO" w:date="2022-12-14T23:35:00Z">
        <w:r w:rsidR="005B1E0F">
          <w:t xml:space="preserve">Hence, in </w:t>
        </w:r>
        <w:proofErr w:type="gramStart"/>
        <w:r w:rsidR="005B1E0F">
          <w:t>pre</w:t>
        </w:r>
        <w:proofErr w:type="gramEnd"/>
        <w:r w:rsidR="005B1E0F">
          <w:t>-disaster</w:t>
        </w:r>
      </w:ins>
      <w:r>
        <w:t xml:space="preserve"> phase </w:t>
      </w:r>
      <w:ins w:id="212" w:author="RENATO JOSE QUILICHE ALTAMIRANO" w:date="2022-12-14T23:35:00Z">
        <w:r w:rsidR="005B1E0F">
          <w:t xml:space="preserve">is </w:t>
        </w:r>
      </w:ins>
      <w:r>
        <w:t xml:space="preserve">where the greater impact of model implementation is expected. Nevertheless, the insights may be useful for post-disaster response and recovery activities, as </w:t>
      </w:r>
      <w:r w:rsidR="00A2087D">
        <w:t xml:space="preserve">it also contributes to the understanding of vulnerability drivers at the household level. </w:t>
      </w:r>
    </w:p>
    <w:p w14:paraId="653E61F9" w14:textId="77777777" w:rsidR="007555E9" w:rsidRDefault="007555E9" w:rsidP="007555E9">
      <w:pPr>
        <w:jc w:val="both"/>
      </w:pPr>
    </w:p>
    <w:p w14:paraId="5B80451F"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4202382B" w:rsidR="00B110B7" w:rsidRDefault="00B110B7" w:rsidP="002D08B2">
      <w:pPr>
        <w:jc w:val="center"/>
      </w:pPr>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0"/>
                          <a:stretch>
                            <a:fillRect/>
                          </a:stretch>
                        </pic:blipFill>
                        <pic:spPr>
                          <a:xfrm>
                            <a:off x="0" y="0"/>
                            <a:ext cx="4360054" cy="2103120"/>
                          </a:xfrm>
                          <a:prstGeom prst="rect">
                            <a:avLst/>
                          </a:prstGeom>
                        </pic:spPr>
                      </pic:pic>
                    </a:graphicData>
                  </a:graphic>
                </wp:inline>
              </w:drawing>
            </w:r>
          </w:p>
        </w:tc>
      </w:tr>
    </w:tbl>
    <w:p w14:paraId="36C019C4" w14:textId="699A022D" w:rsidR="00B110B7" w:rsidRPr="006338B3" w:rsidRDefault="0099191E"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r w:rsidRPr="002D08B2">
        <w:rPr>
          <w:b/>
          <w:bCs/>
        </w:rPr>
        <w:t>Figure 3.</w:t>
      </w:r>
      <w:r>
        <w:t xml:space="preserve"> Time series plot for average minimum temperature in Puno 2009-2012</w:t>
      </w:r>
    </w:p>
    <w:p w14:paraId="400480A6" w14:textId="77777777" w:rsidR="007555E9" w:rsidRDefault="007555E9" w:rsidP="00363969">
      <w:pPr>
        <w:pStyle w:val="Heading1"/>
        <w:numPr>
          <w:ilvl w:val="0"/>
          <w:numId w:val="10"/>
        </w:numPr>
        <w:ind w:left="360"/>
      </w:pPr>
      <w:r>
        <w:lastRenderedPageBreak/>
        <w:t>Materials and methods</w:t>
      </w:r>
    </w:p>
    <w:p w14:paraId="07C8489C" w14:textId="77777777" w:rsidR="007555E9" w:rsidRDefault="007555E9" w:rsidP="002D08B2">
      <w:pPr>
        <w:pStyle w:val="Heading2"/>
        <w:numPr>
          <w:ilvl w:val="1"/>
          <w:numId w:val="8"/>
        </w:numPr>
        <w:ind w:left="432"/>
      </w:pPr>
      <w:r>
        <w:t>Data collection methods and the classification problem</w:t>
      </w:r>
    </w:p>
    <w:p w14:paraId="37ED0436" w14:textId="088F77F4" w:rsidR="00C72CAD" w:rsidRDefault="00C72CAD" w:rsidP="00C72CAD">
      <w:pPr>
        <w:jc w:val="both"/>
      </w:pPr>
      <w:r>
        <w:t xml:space="preserve">Raw data on households’ </w:t>
      </w:r>
      <w:r w:rsidR="004F793F">
        <w:t xml:space="preserve">vulnerability to disasters was collected from the National Household Survey (NHS) </w:t>
      </w:r>
      <w:r>
        <w:t xml:space="preserve">carried out by Peruvian’s National Institute of Statistics and Informatics in 2019. Data is available at the nationwide level. The sampling method was stratified over political regions. In consequence, the survey is representative of Puno at </w:t>
      </w:r>
      <w:r w:rsidR="004F793F">
        <w:t xml:space="preserve">the </w:t>
      </w:r>
      <w:r>
        <w:t xml:space="preserve">regional level. The following survey modules were considered for this analysis: population and housing (modules 100 and 200), education (module 300), health (module 400), employment (module 500), and democracy and transparency (module 612). </w:t>
      </w:r>
      <w:r w:rsidRPr="00596511">
        <w:t>These modules contain in</w:t>
      </w:r>
      <w:r>
        <w:t>formation about the defined dimensions of vulnerability</w:t>
      </w:r>
      <w:r w:rsidRPr="00596511">
        <w:t xml:space="preserve"> (UNDRR, 2015; Salazar-Briones et al., 2020</w:t>
      </w:r>
      <w:r w:rsidR="004F793F">
        <w:t>;</w:t>
      </w:r>
      <w:r w:rsidRPr="00596511">
        <w:t xml:space="preserve"> Renteria et al., 2021). In the survey, 23.33% of</w:t>
      </w:r>
      <w:r>
        <w:t xml:space="preserve"> questions</w:t>
      </w:r>
      <w:r w:rsidRPr="00596511">
        <w:t xml:space="preserve"> were answered by another informant</w:t>
      </w:r>
      <w:r w:rsidR="00840F25">
        <w:t>,</w:t>
      </w:r>
      <w:r>
        <w:t xml:space="preserve"> not the head of the household</w:t>
      </w:r>
      <w:r w:rsidRPr="00596511">
        <w:t>.</w:t>
      </w:r>
    </w:p>
    <w:p w14:paraId="1AC74CE2" w14:textId="02F9736E" w:rsidR="00C72CAD" w:rsidRDefault="00C72CAD" w:rsidP="00C72CAD">
      <w:pPr>
        <w:jc w:val="both"/>
      </w:pPr>
      <w:r>
        <w:t xml:space="preserve">The learning target is a binary indicator, as shown by Equation 1. The empirical classification problem </w:t>
      </w:r>
      <w:r w:rsidR="00840F25">
        <w:t>is</w:t>
      </w:r>
      <w:r>
        <w:t xml:space="preserve"> assessed through supervised learning techniques. Regarding classification classes, module 612 asks the following question for each household: </w:t>
      </w:r>
    </w:p>
    <w:p w14:paraId="6ADD3598" w14:textId="77777777" w:rsidR="00C72CAD" w:rsidRPr="009C07DD" w:rsidRDefault="00C72CAD" w:rsidP="00C72CAD">
      <w:pPr>
        <w:jc w:val="both"/>
        <w:rPr>
          <w:i/>
          <w:iCs/>
        </w:rPr>
      </w:pPr>
      <w:r w:rsidRPr="009C07DD">
        <w:rPr>
          <w:i/>
          <w:iCs/>
        </w:rPr>
        <w:t xml:space="preserve">In the last 12 months, has your house been affected by natural disasters (drought, storm, plague, flood, etc.)? </w:t>
      </w:r>
    </w:p>
    <w:p w14:paraId="435DEA9A" w14:textId="36CE07BF" w:rsidR="00C72CAD" w:rsidRDefault="00C72CAD" w:rsidP="00C72CAD">
      <w:pPr>
        <w:jc w:val="both"/>
      </w:pPr>
      <w:r>
        <w:t>This question</w:t>
      </w:r>
      <w:r w:rsidRPr="00BD0363">
        <w:t xml:space="preserve"> does not provide specific information about the</w:t>
      </w:r>
      <w:r>
        <w:t xml:space="preserve"> type</w:t>
      </w:r>
      <w:r w:rsidRPr="00BD0363">
        <w:t xml:space="preserve"> of disaster</w:t>
      </w:r>
      <w:r>
        <w:t xml:space="preserve"> associated with cold wave-related risk. The following facts must be considered to argue for the appropriateness of this variable to </w:t>
      </w:r>
      <w:r w:rsidRPr="003142E3">
        <w:t xml:space="preserve">measure households’ risk of being affected by a </w:t>
      </w:r>
      <w:r>
        <w:t xml:space="preserve">cold wave-related </w:t>
      </w:r>
      <w:r w:rsidRPr="003142E3">
        <w:t>disaster</w:t>
      </w:r>
      <w:r>
        <w:t>:</w:t>
      </w:r>
    </w:p>
    <w:p w14:paraId="04FDDC75" w14:textId="77777777" w:rsidR="00C72CAD" w:rsidRDefault="00C72CAD" w:rsidP="00C72CAD">
      <w:pPr>
        <w:pStyle w:val="ListParagraph"/>
        <w:numPr>
          <w:ilvl w:val="0"/>
          <w:numId w:val="5"/>
        </w:numPr>
        <w:jc w:val="both"/>
      </w:pPr>
      <w:r>
        <w:t xml:space="preserve">In the specific case of Puno, there is an overwhelming prevalence of risks related to low temperatures (see Section 2.3 for data analytics support for this proposition). </w:t>
      </w:r>
    </w:p>
    <w:p w14:paraId="19FF250F" w14:textId="5DFC4FA5" w:rsidR="00C72CAD" w:rsidRDefault="00C72CAD" w:rsidP="00C72CAD">
      <w:pPr>
        <w:pStyle w:val="ListParagraph"/>
        <w:numPr>
          <w:ilvl w:val="0"/>
          <w:numId w:val="5"/>
        </w:numPr>
        <w:jc w:val="both"/>
      </w:pPr>
      <w:r>
        <w:t xml:space="preserve">The average household’s monthly earnings are </w:t>
      </w:r>
      <w:commentRangeStart w:id="213"/>
      <w:del w:id="214" w:author="RENATO JOSE QUILICHE ALTAMIRANO" w:date="2022-12-14T23:50:00Z">
        <w:r w:rsidDel="009563AD">
          <w:delText>S/. 470.2</w:delText>
        </w:r>
        <w:commentRangeEnd w:id="213"/>
        <w:r w:rsidR="005600DD" w:rsidDel="009563AD">
          <w:rPr>
            <w:rStyle w:val="CommentReference"/>
            <w:rFonts w:ascii="Calibri" w:eastAsia="Calibri" w:hAnsi="Calibri" w:cs="Calibri"/>
            <w:lang w:eastAsia="es-ES"/>
          </w:rPr>
          <w:commentReference w:id="213"/>
        </w:r>
      </w:del>
      <w:ins w:id="215" w:author="RENATO JOSE QUILICHE ALTAMIRANO" w:date="2022-12-14T23:50:00Z">
        <w:r w:rsidR="009563AD">
          <w:t>139.53$ (3.37)</w:t>
        </w:r>
      </w:ins>
      <w:r>
        <w:t xml:space="preserve">, and the poverty line is estimated </w:t>
      </w:r>
      <w:commentRangeStart w:id="216"/>
      <w:r w:rsidRPr="009C07DD">
        <w:rPr>
          <w:highlight w:val="yellow"/>
        </w:rPr>
        <w:t xml:space="preserve">on </w:t>
      </w:r>
      <w:del w:id="217" w:author="RENATO JOSE QUILICHE ALTAMIRANO" w:date="2022-12-14T23:51:00Z">
        <w:r w:rsidRPr="009C07DD" w:rsidDel="009563AD">
          <w:rPr>
            <w:highlight w:val="yellow"/>
          </w:rPr>
          <w:delText>S/. 352</w:delText>
        </w:r>
        <w:commentRangeEnd w:id="216"/>
        <w:r w:rsidR="005600DD" w:rsidDel="009563AD">
          <w:rPr>
            <w:rStyle w:val="CommentReference"/>
            <w:rFonts w:ascii="Calibri" w:eastAsia="Calibri" w:hAnsi="Calibri" w:cs="Calibri"/>
            <w:lang w:eastAsia="es-ES"/>
          </w:rPr>
          <w:commentReference w:id="216"/>
        </w:r>
      </w:del>
      <w:ins w:id="218" w:author="RENATO JOSE QUILICHE ALTAMIRANO" w:date="2022-12-14T23:51:00Z">
        <w:r w:rsidR="009563AD">
          <w:rPr>
            <w:highlight w:val="yellow"/>
          </w:rPr>
          <w:t>104.45$ (3.37)</w:t>
        </w:r>
      </w:ins>
      <w:r w:rsidRPr="009C07DD">
        <w:rPr>
          <w:highlight w:val="yellow"/>
        </w:rPr>
        <w:t>.</w:t>
      </w:r>
      <w:r>
        <w:t xml:space="preserve"> Based on data from the National Household Survey, 48.6% of households were poor in 2019 and, thus, very likely to be affected by cold wave-related disasters.</w:t>
      </w:r>
    </w:p>
    <w:p w14:paraId="6C3D7EE6" w14:textId="77777777" w:rsidR="00C72CAD" w:rsidRPr="001208AF" w:rsidRDefault="00C72CAD" w:rsidP="00C72CAD">
      <w:pPr>
        <w:pStyle w:val="ListParagraph"/>
        <w:numPr>
          <w:ilvl w:val="0"/>
          <w:numId w:val="5"/>
        </w:numPr>
        <w:jc w:val="both"/>
      </w:pPr>
      <w:r w:rsidRPr="00C85E30">
        <w:t xml:space="preserve">Rentería et al. </w:t>
      </w:r>
      <w:r w:rsidRPr="001208AF">
        <w:t>(2021) found a strong statistical c</w:t>
      </w:r>
      <w:r>
        <w:t>orrelation between risk classification for different disaster types that support the hypothesis of similar vulnerability dynamics between clime-related disasters. For example, if a household is at risk of being affected by floods, it is very likely to be affected by landslides. The mechanism that explains this correlation is the vulnerability conditions shared by these households.</w:t>
      </w:r>
    </w:p>
    <w:p w14:paraId="0E3A1E37" w14:textId="77777777" w:rsidR="00C72CAD" w:rsidRDefault="00C72CAD" w:rsidP="00C72CAD">
      <w:pPr>
        <w:jc w:val="both"/>
      </w:pPr>
      <w:r>
        <w:t xml:space="preserve">Considering this evidence, it seems reasonable to operationalize the target variable as in Equation 1: equal to one when the household is at </w:t>
      </w:r>
      <w:r w:rsidRPr="003142E3">
        <w:t>risk of being affected by cold</w:t>
      </w:r>
      <w:r>
        <w:t xml:space="preserve"> waves-related disasters. Supervised learning will use this variable as the target for the classification problem.</w:t>
      </w:r>
    </w:p>
    <w:p w14:paraId="66A5E3BE" w14:textId="14E3700E" w:rsidR="00C72CAD" w:rsidRPr="00882F4D" w:rsidRDefault="00000000" w:rsidP="00C72CAD">
      <w:pPr>
        <w:jc w:val="both"/>
        <w:rPr>
          <w:rFonts w:eastAsiaTheme="minorEastAsia"/>
          <w:iCs/>
        </w:rPr>
      </w:p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1 if household is at </m:t>
                </m:r>
                <m:r>
                  <m:rPr>
                    <m:sty m:val="p"/>
                  </m:rPr>
                  <w:rPr>
                    <w:rFonts w:ascii="Cambria Math" w:hAnsi="Cambria Math"/>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0 otherwise                                                                                                         </m:t>
                </m:r>
              </m:e>
            </m:eqArr>
          </m:e>
        </m:d>
      </m:oMath>
      <w:r w:rsidR="00720220">
        <w:rPr>
          <w:rFonts w:eastAsiaTheme="minorEastAsia"/>
          <w:iCs/>
        </w:rPr>
        <w:t xml:space="preserve"> </w:t>
      </w:r>
      <w:r w:rsidR="00720220">
        <w:rPr>
          <w:rFonts w:eastAsiaTheme="minorEastAsia"/>
          <w:iCs/>
        </w:rPr>
        <w:tab/>
      </w:r>
      <w:r w:rsidR="00720220">
        <w:rPr>
          <w:rFonts w:eastAsiaTheme="minorEastAsia"/>
          <w:iCs/>
        </w:rPr>
        <w:tab/>
        <w:t>(1)</w:t>
      </w:r>
    </w:p>
    <w:p w14:paraId="051EDFF8" w14:textId="10684BBC" w:rsidR="00C72CAD" w:rsidRPr="00882F4D" w:rsidRDefault="00C72CAD" w:rsidP="00C72CAD">
      <w:pPr>
        <w:pStyle w:val="Caption"/>
        <w:rPr>
          <w:i w:val="0"/>
          <w:iCs w:val="0"/>
          <w:color w:val="auto"/>
        </w:rPr>
      </w:pPr>
      <w:commentRangeStart w:id="219"/>
      <w:commentRangeStart w:id="220"/>
      <w:commentRangeStart w:id="221"/>
      <w:del w:id="222" w:author="RENATO JOSE QUILICHE ALTAMIRANO" w:date="2022-12-14T23:53:00Z">
        <w:r w:rsidRPr="00882F4D" w:rsidDel="009563AD">
          <w:rPr>
            <w:b/>
            <w:bCs/>
            <w:i w:val="0"/>
            <w:iCs w:val="0"/>
            <w:color w:val="auto"/>
          </w:rPr>
          <w:delText xml:space="preserve">Equation </w:delText>
        </w:r>
        <w:commentRangeEnd w:id="219"/>
        <w:r w:rsidDel="009563AD">
          <w:rPr>
            <w:rStyle w:val="CommentReference"/>
            <w:rFonts w:ascii="Calibri" w:eastAsia="Calibri" w:hAnsi="Calibri" w:cs="Calibri"/>
            <w:i w:val="0"/>
            <w:iCs w:val="0"/>
            <w:color w:val="auto"/>
            <w:lang w:eastAsia="es-ES"/>
          </w:rPr>
          <w:commentReference w:id="219"/>
        </w:r>
        <w:r w:rsidRPr="00882F4D" w:rsidDel="009563AD">
          <w:rPr>
            <w:b/>
            <w:bCs/>
            <w:i w:val="0"/>
            <w:iCs w:val="0"/>
            <w:color w:val="auto"/>
          </w:rPr>
          <w:fldChar w:fldCharType="begin"/>
        </w:r>
        <w:r w:rsidRPr="00882F4D" w:rsidDel="009563AD">
          <w:rPr>
            <w:b/>
            <w:bCs/>
            <w:i w:val="0"/>
            <w:iCs w:val="0"/>
            <w:color w:val="auto"/>
          </w:rPr>
          <w:delInstrText xml:space="preserve"> SEQ Equation \* ARABIC </w:delInstrText>
        </w:r>
        <w:r w:rsidRPr="00882F4D" w:rsidDel="009563AD">
          <w:rPr>
            <w:b/>
            <w:bCs/>
            <w:i w:val="0"/>
            <w:iCs w:val="0"/>
            <w:color w:val="auto"/>
          </w:rPr>
          <w:fldChar w:fldCharType="separate"/>
        </w:r>
        <w:r w:rsidDel="009563AD">
          <w:rPr>
            <w:b/>
            <w:bCs/>
            <w:i w:val="0"/>
            <w:iCs w:val="0"/>
            <w:noProof/>
            <w:color w:val="auto"/>
          </w:rPr>
          <w:delText>1</w:delText>
        </w:r>
        <w:r w:rsidRPr="00882F4D" w:rsidDel="009563AD">
          <w:rPr>
            <w:b/>
            <w:bCs/>
            <w:i w:val="0"/>
            <w:iCs w:val="0"/>
            <w:color w:val="auto"/>
          </w:rPr>
          <w:fldChar w:fldCharType="end"/>
        </w:r>
        <w:r w:rsidRPr="00882F4D" w:rsidDel="009563AD">
          <w:rPr>
            <w:b/>
            <w:bCs/>
            <w:i w:val="0"/>
            <w:iCs w:val="0"/>
            <w:color w:val="auto"/>
          </w:rPr>
          <w:delText>.</w:delText>
        </w:r>
        <w:r w:rsidRPr="00882F4D" w:rsidDel="009563AD">
          <w:rPr>
            <w:i w:val="0"/>
            <w:iCs w:val="0"/>
            <w:color w:val="auto"/>
          </w:rPr>
          <w:delText xml:space="preserve"> Binary variable measuring household </w:delText>
        </w:r>
        <w:r w:rsidDel="009563AD">
          <w:rPr>
            <w:i w:val="0"/>
            <w:iCs w:val="0"/>
            <w:color w:val="auto"/>
          </w:rPr>
          <w:delText>disaster risk</w:delText>
        </w:r>
        <w:commentRangeEnd w:id="220"/>
        <w:r w:rsidR="00720220" w:rsidDel="009563AD">
          <w:rPr>
            <w:rStyle w:val="CommentReference"/>
            <w:rFonts w:ascii="Calibri" w:eastAsia="Calibri" w:hAnsi="Calibri" w:cs="Calibri"/>
            <w:i w:val="0"/>
            <w:iCs w:val="0"/>
            <w:color w:val="auto"/>
            <w:lang w:eastAsia="es-ES"/>
          </w:rPr>
          <w:commentReference w:id="220"/>
        </w:r>
      </w:del>
      <w:commentRangeEnd w:id="221"/>
      <w:r w:rsidR="009563AD">
        <w:rPr>
          <w:rStyle w:val="CommentReference"/>
          <w:rFonts w:ascii="Calibri" w:eastAsia="Calibri" w:hAnsi="Calibri" w:cs="Calibri"/>
          <w:i w:val="0"/>
          <w:iCs w:val="0"/>
          <w:color w:val="auto"/>
          <w:lang w:eastAsia="es-ES"/>
        </w:rPr>
        <w:commentReference w:id="221"/>
      </w:r>
    </w:p>
    <w:p w14:paraId="0C82EECF" w14:textId="77777777" w:rsidR="00C72CAD" w:rsidRDefault="00C72CAD" w:rsidP="00C72CAD">
      <w:pPr>
        <w:pStyle w:val="Heading2"/>
        <w:numPr>
          <w:ilvl w:val="1"/>
          <w:numId w:val="8"/>
        </w:numPr>
        <w:ind w:left="432"/>
      </w:pPr>
      <w:r>
        <w:t>Machine learning pipeline</w:t>
      </w:r>
    </w:p>
    <w:p w14:paraId="16103A24" w14:textId="77777777" w:rsidR="00C72CAD" w:rsidRDefault="00C72CAD" w:rsidP="00C72CAD">
      <w:pPr>
        <w:jc w:val="both"/>
      </w:pPr>
      <w:r>
        <w:t>All the Machine Learning pipeline steps were performed on Python 3.10 programming language using Scikit-Learn 1.1.1 package.</w:t>
      </w:r>
    </w:p>
    <w:p w14:paraId="079340BD" w14:textId="77777777" w:rsidR="00C72CAD" w:rsidRPr="00BC59FF" w:rsidRDefault="00C72CAD" w:rsidP="00C72CAD">
      <w:pPr>
        <w:jc w:val="both"/>
        <w:rPr>
          <w:b/>
          <w:bCs/>
        </w:rPr>
      </w:pPr>
      <w:r w:rsidRPr="00BC59FF">
        <w:rPr>
          <w:b/>
          <w:bCs/>
        </w:rPr>
        <w:lastRenderedPageBreak/>
        <w:t>Data pre-processing</w:t>
      </w:r>
    </w:p>
    <w:p w14:paraId="372734FA" w14:textId="4D0CBE4C" w:rsidR="00C72CAD" w:rsidRDefault="00C72CAD" w:rsidP="00C72CAD">
      <w:pPr>
        <w:jc w:val="both"/>
      </w:pPr>
      <w:r>
        <w:t xml:space="preserve">The feature space extracted from NHS is multi-dimensional. This strategy overcomes the empirical over-simplification of disaster vulnerability into the socio-economic dimension </w:t>
      </w:r>
      <w:del w:id="223" w:author="RENATO JOSE QUILICHE ALTAMIRANO" w:date="2022-12-15T01:37:00Z">
        <w:r w:rsidDel="007101A0">
          <w:delText xml:space="preserve">and ignores the other factors' dependence </w:delText>
        </w:r>
      </w:del>
      <w:r>
        <w:t>(</w:t>
      </w:r>
      <w:r w:rsidRPr="00871345">
        <w:t>Villarroel-Lamb, 2020</w:t>
      </w:r>
      <w:r>
        <w:t xml:space="preserve">; Regal, 2021; </w:t>
      </w:r>
      <w:r w:rsidRPr="00871345">
        <w:t>Szczyrba et al., 2021</w:t>
      </w:r>
      <w:r>
        <w:t xml:space="preserve"> are some examples). However, the proposed approach entails greater empirical complexity as a higher number of features are considered for the model training process</w:t>
      </w:r>
      <w:r w:rsidR="00720220">
        <w:t xml:space="preserve">. </w:t>
      </w:r>
      <w:ins w:id="224" w:author="RENATO JOSE QUILICHE ALTAMIRANO" w:date="2022-12-15T01:44:00Z">
        <w:r w:rsidR="00A03D92">
          <w:t xml:space="preserve">Some of the features may not be robust predictors of the outcome and </w:t>
        </w:r>
      </w:ins>
      <w:ins w:id="225" w:author="RENATO JOSE QUILICHE ALTAMIRANO" w:date="2022-12-15T01:47:00Z">
        <w:r w:rsidR="00A03D92">
          <w:t xml:space="preserve">supervised learning </w:t>
        </w:r>
      </w:ins>
      <w:ins w:id="226" w:author="RENATO JOSE QUILICHE ALTAMIRANO" w:date="2022-12-15T01:44:00Z">
        <w:r w:rsidR="00A03D92">
          <w:t>algorithms have to incorporate a feature selection process (Xuan et al., 2019).</w:t>
        </w:r>
      </w:ins>
    </w:p>
    <w:p w14:paraId="76283C00" w14:textId="021F74D8" w:rsidR="00C72CAD" w:rsidDel="00A03D92" w:rsidRDefault="00C72CAD" w:rsidP="00C72CAD">
      <w:pPr>
        <w:jc w:val="both"/>
        <w:rPr>
          <w:del w:id="227" w:author="RENATO JOSE QUILICHE ALTAMIRANO" w:date="2022-12-15T01:47:00Z"/>
        </w:rPr>
      </w:pPr>
      <w:commentRangeStart w:id="228"/>
      <w:commentRangeStart w:id="229"/>
      <w:del w:id="230" w:author="RENATO JOSE QUILICHE ALTAMIRANO" w:date="2022-12-15T01:47:00Z">
        <w:r w:rsidRPr="00871345" w:rsidDel="00A03D92">
          <w:rPr>
            <w:sz w:val="20"/>
            <w:szCs w:val="20"/>
          </w:rPr>
          <w:delText xml:space="preserve">“High-dimensional datasets bring a lot of information to people, </w:delText>
        </w:r>
        <w:r w:rsidDel="00A03D92">
          <w:rPr>
            <w:sz w:val="20"/>
            <w:szCs w:val="20"/>
          </w:rPr>
          <w:delText xml:space="preserve">but </w:delText>
        </w:r>
        <w:r w:rsidRPr="00871345" w:rsidDel="00A03D92">
          <w:rPr>
            <w:sz w:val="20"/>
            <w:szCs w:val="20"/>
          </w:rPr>
          <w:delText>at the same time, because of its sparse and redundancy, it also brings great challenges to data mining and pattern recognition” (Xuan et al., 2019).</w:delText>
        </w:r>
        <w:r w:rsidDel="00A03D92">
          <w:delText xml:space="preserve"> </w:delText>
        </w:r>
        <w:commentRangeEnd w:id="228"/>
        <w:r w:rsidR="00720220" w:rsidDel="00A03D92">
          <w:rPr>
            <w:rStyle w:val="CommentReference"/>
          </w:rPr>
          <w:commentReference w:id="228"/>
        </w:r>
        <w:commentRangeEnd w:id="229"/>
        <w:r w:rsidR="00A03D92" w:rsidDel="00A03D92">
          <w:rPr>
            <w:rStyle w:val="CommentReference"/>
          </w:rPr>
          <w:commentReference w:id="229"/>
        </w:r>
      </w:del>
    </w:p>
    <w:p w14:paraId="0092BC66" w14:textId="0055C025" w:rsidR="00C72CAD" w:rsidRDefault="00C72CAD" w:rsidP="00C72CAD">
      <w:pPr>
        <w:jc w:val="both"/>
      </w:pPr>
      <w:r>
        <w:t xml:space="preserve">The dataset comprises 86 features, 84 are binary, and the </w:t>
      </w:r>
      <w:r w:rsidR="00720220">
        <w:t xml:space="preserve">remaining </w:t>
      </w:r>
      <w:r>
        <w:t>are numeric. A higher number of features will increase the computational time required for hyperparameter search for each supervised learning algorithm. Standard dimensionality reduction techniques, such as Principal Component Analysis, resulted in a significant loss of information that affected the predictive power of supervised algorithms in preliminary experiments. To overcome the curse of dimensionality, supervised sparse learning algorithms were selected: Random Forest and Elastic-Net Logistic Regression. These algorithms rank the feature</w:t>
      </w:r>
      <w:del w:id="231" w:author="RENATO JOSE QUILICHE ALTAMIRANO" w:date="2022-12-15T23:11:00Z">
        <w:r w:rsidDel="00A5380D">
          <w:delText>'</w:delText>
        </w:r>
      </w:del>
      <w:ins w:id="232" w:author="RENATO JOSE QUILICHE ALTAMIRANO" w:date="2022-12-15T23:11:00Z">
        <w:r w:rsidR="00A5380D">
          <w:t>’</w:t>
        </w:r>
      </w:ins>
      <w:r>
        <w:t xml:space="preserve">s importance and reach the optimal predictive formula as a function of a subset of features, removing large amounts of redundancy and noise in the dataset (Xuan et al., 2019). </w:t>
      </w:r>
    </w:p>
    <w:p w14:paraId="185233DA" w14:textId="79B63C6B" w:rsidR="00C72CAD" w:rsidRDefault="00C72CAD" w:rsidP="00C72CAD">
      <w:pPr>
        <w:jc w:val="both"/>
      </w:pPr>
      <w:r>
        <w:t>Following packages’ documentation guidelines, selected supervised learning algorithms</w:t>
      </w:r>
      <w:del w:id="233" w:author="RENATO JOSE QUILICHE ALTAMIRANO" w:date="2022-12-15T23:11:00Z">
        <w:r w:rsidDel="00A5380D">
          <w:delText>'</w:delText>
        </w:r>
      </w:del>
      <w:ins w:id="234" w:author="RENATO JOSE QUILICHE ALTAMIRANO" w:date="2022-12-15T23:11:00Z">
        <w:r w:rsidR="00A5380D">
          <w:t>’</w:t>
        </w:r>
      </w:ins>
      <w:r>
        <w:t xml:space="preserve"> performances improve when input features are measured on the same scale. Consequently, features were standardized by removing the median and scaling the data according to the interquartile range. This feature standardization process is known as Robust Scaling. This procedure was selected because the distribution of numeric variables is asymmetric and does not fit a standard normal distribution. For instance, per capita expenditure is known to be right-skewed, as purchase power tends to have high inequalities in developing countries.</w:t>
      </w:r>
    </w:p>
    <w:p w14:paraId="249BFEC6" w14:textId="77777777" w:rsidR="00C72CAD" w:rsidRPr="00BC59FF" w:rsidRDefault="00C72CAD" w:rsidP="00C72CAD">
      <w:pPr>
        <w:jc w:val="both"/>
        <w:rPr>
          <w:b/>
          <w:bCs/>
        </w:rPr>
      </w:pPr>
      <w:r w:rsidRPr="00BC59FF">
        <w:rPr>
          <w:b/>
          <w:bCs/>
        </w:rPr>
        <w:t>Data processing</w:t>
      </w:r>
    </w:p>
    <w:p w14:paraId="0F89C956" w14:textId="2E05B99A" w:rsidR="00C72CAD" w:rsidRDefault="00C72CAD" w:rsidP="00C72CAD">
      <w:pPr>
        <w:jc w:val="both"/>
      </w:pPr>
      <w:r>
        <w:t xml:space="preserve">Instead of generating information loss, which is the case for standard dimensionality reduction methods, sparse learning includes features’ regularization terms into their objective functions. It reaches maximum predictive power by balancing the bias-variance trade-off through a cross-validation process that aims to maximize a </w:t>
      </w:r>
      <w:ins w:id="235" w:author="RENATO JOSE QUILICHE ALTAMIRANO" w:date="2022-12-15T01:49:00Z">
        <w:r w:rsidR="009923B3">
          <w:t>pre</w:t>
        </w:r>
      </w:ins>
      <w:ins w:id="236" w:author="RENATO JOSE QUILICHE ALTAMIRANO" w:date="2022-12-15T01:50:00Z">
        <w:r w:rsidR="009923B3">
          <w:t xml:space="preserve">-defined </w:t>
        </w:r>
      </w:ins>
      <w:r>
        <w:t xml:space="preserve">performance metric (Jian et al., 2008; Robert, 2011). Regularized logistic regression includes an Elastic-Net regularization, </w:t>
      </w:r>
      <w:ins w:id="237" w:author="RENATO JOSE QUILICHE ALTAMIRANO" w:date="2022-12-15T01:50:00Z">
        <w:r w:rsidR="009923B3">
          <w:t xml:space="preserve">which is </w:t>
        </w:r>
      </w:ins>
      <w:r>
        <w:t xml:space="preserve">a convex combination of L1 and L2 regularization. On the other hand, Random Forest is a non-parametric technique that ranks features according to their contribution to the reduction in Gini or Entropy of the conditional probability distribution of the outcome. If a feature does not contribute to an improvement in classification performance or if it does not produce information gain, then that feature is discarded as a candidate for a split (Xin and Ren, 2022). </w:t>
      </w:r>
    </w:p>
    <w:p w14:paraId="25808A1B" w14:textId="7116122A" w:rsidR="00C72CAD" w:rsidDel="00617401" w:rsidRDefault="00C72CAD" w:rsidP="00617401">
      <w:pPr>
        <w:jc w:val="both"/>
        <w:rPr>
          <w:del w:id="238" w:author="RENATO JOSE QUILICHE ALTAMIRANO" w:date="2022-12-15T02:01:00Z"/>
        </w:rPr>
      </w:pPr>
      <w:r>
        <w:t>For the hyperparameter optimization strategy, the repeated K-fold cross-validation method was done using the Random Search Cross-Validation method.</w:t>
      </w:r>
      <w:ins w:id="239" w:author="RENATO JOSE QUILICHE ALTAMIRANO" w:date="2022-12-15T02:01:00Z">
        <w:r w:rsidR="00617401">
          <w:t xml:space="preserve"> This method samples a set of performance metrics </w:t>
        </w:r>
      </w:ins>
      <w:ins w:id="240" w:author="RENATO JOSE QUILICHE ALTAMIRANO" w:date="2022-12-15T02:02:00Z">
        <w:r w:rsidR="00617401">
          <w:t xml:space="preserve">from a priori distribution of hyperparameters. </w:t>
        </w:r>
      </w:ins>
      <w:ins w:id="241" w:author="RENATO JOSE QUILICHE ALTAMIRANO" w:date="2022-12-15T02:04:00Z">
        <w:r w:rsidR="00617401">
          <w:t>Two hy</w:t>
        </w:r>
      </w:ins>
      <w:ins w:id="242" w:author="RENATO JOSE QUILICHE ALTAMIRANO" w:date="2022-12-15T02:05:00Z">
        <w:r w:rsidR="00617401">
          <w:t>perparameters were tuned for Elastic-net Logistic Regression and s</w:t>
        </w:r>
      </w:ins>
      <w:ins w:id="243" w:author="RENATO JOSE QUILICHE ALTAMIRANO" w:date="2022-12-15T02:04:00Z">
        <w:r w:rsidR="00617401">
          <w:t>even</w:t>
        </w:r>
      </w:ins>
      <w:ins w:id="244" w:author="RENATO JOSE QUILICHE ALTAMIRANO" w:date="2022-12-15T02:05:00Z">
        <w:r w:rsidR="00617401">
          <w:t>,</w:t>
        </w:r>
      </w:ins>
      <w:ins w:id="245" w:author="RENATO JOSE QUILICHE ALTAMIRANO" w:date="2022-12-15T02:04:00Z">
        <w:r w:rsidR="00617401">
          <w:t xml:space="preserve"> for Random Forest Classifier</w:t>
        </w:r>
      </w:ins>
      <w:ins w:id="246" w:author="RENATO JOSE QUILICHE ALTAMIRANO" w:date="2022-12-15T02:05:00Z">
        <w:r w:rsidR="00617401">
          <w:t xml:space="preserve"> (see Table2).</w:t>
        </w:r>
      </w:ins>
    </w:p>
    <w:p w14:paraId="4F3EEFDB" w14:textId="205E02C9" w:rsidR="00C72CAD" w:rsidRDefault="00C72CAD" w:rsidP="00617401">
      <w:pPr>
        <w:jc w:val="both"/>
        <w:rPr>
          <w:ins w:id="247" w:author="RENATO JOSE QUILICHE ALTAMIRANO" w:date="2022-12-15T02:14:00Z"/>
        </w:rPr>
      </w:pPr>
      <w:del w:id="248" w:author="RENATO JOSE QUILICHE ALTAMIRANO" w:date="2022-12-15T02:01:00Z">
        <w:r w:rsidDel="00617401">
          <w:delText>Seminal work from Giovanelli et al. (2021) introduced an automatized framework for HPO in classification algorithms called AutoML</w:delText>
        </w:r>
        <w:r w:rsidR="00720220" w:rsidDel="00617401">
          <w:delText>.</w:delText>
        </w:r>
        <w:r w:rsidDel="00617401">
          <w:delText xml:space="preserve"> </w:delText>
        </w:r>
        <w:r w:rsidR="00720220" w:rsidDel="00617401">
          <w:delText>H</w:delText>
        </w:r>
        <w:r w:rsidDel="00617401">
          <w:delText>owever</w:delText>
        </w:r>
        <w:r w:rsidR="00720220" w:rsidDel="00617401">
          <w:delText>,</w:delText>
        </w:r>
        <w:r w:rsidDel="00617401">
          <w:delText xml:space="preserve"> the authors also state that a proficient data scientist with enough domain expertise may be able to outperform the algorithm and find better pipelines.</w:delText>
        </w:r>
      </w:del>
      <w:r>
        <w:t xml:space="preserve"> Considering discussion above, Equations 2-5 describe the selected sparse learning algorithms for classification:</w:t>
      </w:r>
    </w:p>
    <w:p w14:paraId="2343028C" w14:textId="77777777" w:rsidR="0014165D" w:rsidRDefault="0014165D" w:rsidP="0014165D">
      <w:pPr>
        <w:jc w:val="both"/>
        <w:rPr>
          <w:moveTo w:id="249" w:author="RENATO JOSE QUILICHE ALTAMIRANO" w:date="2022-12-15T02:14:00Z"/>
          <w:b/>
          <w:bCs/>
        </w:rPr>
      </w:pPr>
      <w:moveToRangeStart w:id="250" w:author="RENATO JOSE QUILICHE ALTAMIRANO" w:date="2022-12-15T02:14:00Z" w:name="move121962910"/>
      <w:moveTo w:id="251" w:author="RENATO JOSE QUILICHE ALTAMIRANO" w:date="2022-12-15T02:14:00Z">
        <w:r w:rsidRPr="00AC6A70">
          <w:rPr>
            <w:b/>
            <w:bCs/>
          </w:rPr>
          <w:t>ENLR</w:t>
        </w:r>
      </w:moveTo>
    </w:p>
    <w:p w14:paraId="5CC58D20" w14:textId="77777777" w:rsidR="0014165D" w:rsidRDefault="0014165D" w:rsidP="0014165D">
      <w:pPr>
        <w:jc w:val="both"/>
        <w:rPr>
          <w:moveTo w:id="252" w:author="RENATO JOSE QUILICHE ALTAMIRANO" w:date="2022-12-15T02:14:00Z"/>
        </w:rPr>
      </w:pPr>
      <w:moveTo w:id="253" w:author="RENATO JOSE QUILICHE ALTAMIRANO" w:date="2022-12-15T02:14:00Z">
        <w:r>
          <w:lastRenderedPageBreak/>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moveTo>
    </w:p>
    <w:commentRangeStart w:id="254"/>
    <w:p w14:paraId="21C3DD6B" w14:textId="77777777" w:rsidR="0014165D" w:rsidRPr="00882F4D" w:rsidRDefault="00000000" w:rsidP="0014165D">
      <w:pPr>
        <w:rPr>
          <w:moveTo w:id="255" w:author="RENATO JOSE QUILICHE ALTAMIRANO" w:date="2022-12-15T02:14:00Z"/>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w:commentRangeEnd w:id="254"/>
          <m:r>
            <m:rPr>
              <m:sty m:val="p"/>
            </m:rPr>
            <w:rPr>
              <w:rStyle w:val="CommentReference"/>
            </w:rPr>
            <w:commentReference w:id="254"/>
          </m:r>
        </m:oMath>
      </m:oMathPara>
    </w:p>
    <w:p w14:paraId="72120EB6" w14:textId="21B7D2A3" w:rsidR="0014165D" w:rsidDel="0014165D" w:rsidRDefault="0014165D" w:rsidP="0014165D">
      <w:pPr>
        <w:jc w:val="both"/>
        <w:rPr>
          <w:del w:id="256" w:author="RENATO JOSE QUILICHE ALTAMIRANO" w:date="2022-12-15T02:14:00Z"/>
          <w:moveTo w:id="257" w:author="RENATO JOSE QUILICHE ALTAMIRANO" w:date="2022-12-15T02:14:00Z"/>
          <w:rFonts w:eastAsiaTheme="minorEastAsia"/>
          <w:iCs/>
        </w:rPr>
      </w:pPr>
      <w:moveTo w:id="258" w:author="RENATO JOSE QUILICHE ALTAMIRANO" w:date="2022-12-15T02:14:00Z">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moveTo w:id="259" w:author="RENATO JOSE QUILICHE ALTAMIRANO" w:date="2022-12-15T02:14:00Z">
          <w:r>
            <w:rPr>
              <w:rFonts w:eastAsiaTheme="minorEastAsia"/>
            </w:rPr>
            <w:t xml:space="preserve"> is a data vector corresponding to observation </w:t>
          </w:r>
          <m:oMath>
            <m:r>
              <w:rPr>
                <w:rFonts w:ascii="Cambria Math" w:eastAsiaTheme="minorEastAsia" w:hAnsi="Cambria Math"/>
              </w:rPr>
              <m:t>i</m:t>
            </m:r>
          </m:oMath>
          <w:moveTo w:id="260" w:author="RENATO JOSE QUILICHE ALTAMIRANO" w:date="2022-12-15T02:14:00Z">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w:del w:id="261" w:author="RENATO JOSE QUILICHE ALTAMIRANO" w:date="2022-12-15T23:11:00Z">
                      <m:rPr>
                        <m:sty m:val="p"/>
                      </m:rPr>
                      <w:rPr>
                        <w:rFonts w:ascii="Cambria Math" w:hAnsi="Cambria Math" w:cs="Times New Roman"/>
                      </w:rPr>
                      <m:t>i</m:t>
                    </w:del>
                  </m:r>
                  <m:r>
                    <w:ins w:id="262" w:author="RENATO JOSE QUILICHE ALTAMIRANO" w:date="2022-12-15T23:11:00Z">
                      <m:rPr>
                        <m:sty m:val="p"/>
                      </m:rPr>
                      <w:rPr>
                        <w:rFonts w:ascii="Cambria Math" w:hAnsi="Cambria Math" w:cs="Times New Roman"/>
                      </w:rPr>
                      <m:t>I</m:t>
                    </w:ins>
                  </m:r>
                </m:sub>
              </m:sSub>
            </m:oMath>
            <w:moveTo w:id="263" w:author="RENATO JOSE QUILICHE ALTAMIRANO" w:date="2022-12-15T02:14:00Z">
              <w:r>
                <w:rPr>
                  <w:rFonts w:eastAsiaTheme="minorEastAsia"/>
                  <w:iCs/>
                </w:rPr>
                <w:t xml:space="preserve"> is the respective observation point for target classes.</w:t>
              </w:r>
            </w:moveTo>
            <w:ins w:id="264" w:author="RENATO JOSE QUILICHE ALTAMIRANO" w:date="2022-12-15T02:15:00Z">
              <w:r>
                <w:rPr>
                  <w:rFonts w:eastAsiaTheme="minorEastAsia"/>
                  <w:iCs/>
                </w:rPr>
                <w:t xml:space="preserve"> Hyperparameter tunning with cross-validation was done for </w:t>
              </w:r>
            </w:ins>
            <m:oMath>
              <m:r>
                <w:ins w:id="265" w:author="RENATO JOSE QUILICHE ALTAMIRANO" w:date="2022-12-15T02:15:00Z">
                  <m:rPr>
                    <m:sty m:val="p"/>
                  </m:rPr>
                  <w:rPr>
                    <w:rFonts w:ascii="Cambria Math" w:hAnsi="Cambria Math" w:cs="Times New Roman"/>
                  </w:rPr>
                  <m:t>ρ</m:t>
                </w:ins>
              </m:r>
            </m:oMath>
            <w:ins w:id="266" w:author="RENATO JOSE QUILICHE ALTAMIRANO" w:date="2022-12-15T02:15:00Z">
              <w:r>
                <w:rPr>
                  <w:rFonts w:eastAsiaTheme="minorEastAsia"/>
                </w:rPr>
                <w:t xml:space="preserve"> </w:t>
              </w:r>
            </w:ins>
            <w:ins w:id="267" w:author="RENATO JOSE QUILICHE ALTAMIRANO" w:date="2022-12-15T02:16:00Z">
              <w:r>
                <w:rPr>
                  <w:rFonts w:eastAsiaTheme="minorEastAsia"/>
                </w:rPr>
                <w:t xml:space="preserve">(elastic-net mixing parameter) </w:t>
              </w:r>
            </w:ins>
          </w:moveTo>
        </w:moveTo>
      </w:moveTo>
    </w:p>
    <w:moveToRangeEnd w:id="250"/>
    <w:p w14:paraId="519D91BD" w14:textId="74BE07B1" w:rsidR="0014165D" w:rsidRDefault="0014165D" w:rsidP="00617401">
      <w:pPr>
        <w:jc w:val="both"/>
      </w:pPr>
      <w:ins w:id="268" w:author="RENATO JOSE QUILICHE ALTAMIRANO" w:date="2022-12-15T02:15:00Z">
        <w:r>
          <w:t>and</w:t>
        </w:r>
        <w:r w:rsidRPr="0014165D">
          <w:rPr>
            <w:rFonts w:ascii="Cambria Math" w:hAnsi="Cambria Math" w:cs="Times New Roman"/>
          </w:rPr>
          <w:t xml:space="preserve"> </w:t>
        </w:r>
      </w:ins>
      <m:oMath>
        <m:r>
          <w:ins w:id="269" w:author="RENATO JOSE QUILICHE ALTAMIRANO" w:date="2022-12-15T02:15:00Z">
            <m:rPr>
              <m:sty m:val="p"/>
            </m:rPr>
            <w:rPr>
              <w:rFonts w:ascii="Cambria Math" w:hAnsi="Cambria Math" w:cs="Times New Roman"/>
            </w:rPr>
            <m:t>C</m:t>
          </w:ins>
        </m:r>
      </m:oMath>
      <w:ins w:id="270" w:author="RENATO JOSE QUILICHE ALTAMIRANO" w:date="2022-12-15T02:16:00Z">
        <w:r>
          <w:rPr>
            <w:rFonts w:ascii="Cambria Math" w:hAnsi="Cambria Math" w:cs="Times New Roman"/>
          </w:rPr>
          <w:t xml:space="preserve"> (inverse of regu</w:t>
        </w:r>
      </w:ins>
      <w:ins w:id="271" w:author="RENATO JOSE QUILICHE ALTAMIRANO" w:date="2022-12-15T02:17:00Z">
        <w:r>
          <w:rPr>
            <w:rFonts w:ascii="Cambria Math" w:hAnsi="Cambria Math" w:cs="Times New Roman"/>
          </w:rPr>
          <w:t>larization strength).</w:t>
        </w:r>
      </w:ins>
    </w:p>
    <w:p w14:paraId="3C84960A" w14:textId="77777777" w:rsidR="00C72CAD" w:rsidRPr="004E3238" w:rsidRDefault="00C72CAD" w:rsidP="00C72CAD">
      <w:pPr>
        <w:jc w:val="both"/>
        <w:rPr>
          <w:b/>
          <w:bCs/>
        </w:rPr>
      </w:pPr>
      <w:r w:rsidRPr="004E3238">
        <w:rPr>
          <w:b/>
          <w:bCs/>
        </w:rPr>
        <w:t>Random Forest classifier</w:t>
      </w:r>
    </w:p>
    <w:p w14:paraId="457CC7F6" w14:textId="379B79D7" w:rsidR="00C72CAD" w:rsidRDefault="00C72CAD" w:rsidP="00C72CAD">
      <w:pPr>
        <w:jc w:val="both"/>
        <w:rPr>
          <w:ins w:id="272" w:author="RENATO JOSE QUILICHE ALTAMIRANO" w:date="2022-12-15T02:18:00Z"/>
        </w:rPr>
      </w:pPr>
      <w:r>
        <w:t xml:space="preserve">Often </w:t>
      </w:r>
      <w:del w:id="273" w:author="RENATO JOSE QUILICHE ALTAMIRANO" w:date="2022-12-15T02:06:00Z">
        <w:r w:rsidDel="00617401">
          <w:delText>referred</w:delText>
        </w:r>
      </w:del>
      <w:ins w:id="274" w:author="RENATO JOSE QUILICHE ALTAMIRANO" w:date="2022-12-15T02:06:00Z">
        <w:r w:rsidR="00617401">
          <w:t>referred to</w:t>
        </w:r>
      </w:ins>
      <w:r>
        <w:t xml:space="preserve"> as CART algorithm </w:t>
      </w:r>
      <w:r w:rsidRPr="00E12ACA">
        <w:t>(Jackins et al., 2021)</w:t>
      </w:r>
      <w:r>
        <w:t>, RFC</w:t>
      </w:r>
      <w:r w:rsidR="00720220">
        <w:t>s</w:t>
      </w:r>
      <w:r>
        <w:t xml:space="preserve"> </w:t>
      </w:r>
      <w:r w:rsidR="00720220">
        <w:t xml:space="preserve">are </w:t>
      </w:r>
      <w:r>
        <w:t xml:space="preserve">composed of multiple decision trees that are pruned and then averaged to balance the bias-variance trade-off and maximize the predictive power of the ensemble. </w:t>
      </w:r>
      <w:r w:rsidRPr="00E12ACA">
        <w:t xml:space="preserve">To </w:t>
      </w:r>
      <w:r>
        <w:t>train RFCs</w:t>
      </w:r>
      <w:r w:rsidRPr="00E12ACA">
        <w:t>, the following steps must be followed</w:t>
      </w:r>
      <w:r>
        <w:t xml:space="preserve"> (Xin and Ren, 2022)</w:t>
      </w:r>
      <w:r w:rsidRPr="00E12AC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75" w:author="RENATO JOSE QUILICHE ALTAMIRANO" w:date="2022-12-15T02:27:00Z">
          <w:tblPr>
            <w:tblStyle w:val="TableGrid"/>
            <w:tblW w:w="0" w:type="auto"/>
            <w:tblLook w:val="04A0" w:firstRow="1" w:lastRow="0" w:firstColumn="1" w:lastColumn="0" w:noHBand="0" w:noVBand="1"/>
          </w:tblPr>
        </w:tblPrChange>
      </w:tblPr>
      <w:tblGrid>
        <w:gridCol w:w="8494"/>
        <w:tblGridChange w:id="276">
          <w:tblGrid>
            <w:gridCol w:w="8494"/>
          </w:tblGrid>
        </w:tblGridChange>
      </w:tblGrid>
      <w:tr w:rsidR="0014165D" w14:paraId="48686F36" w14:textId="77777777" w:rsidTr="00FD47E1">
        <w:trPr>
          <w:ins w:id="277" w:author="RENATO JOSE QUILICHE ALTAMIRANO" w:date="2022-12-15T02:18:00Z"/>
        </w:trPr>
        <w:tc>
          <w:tcPr>
            <w:tcW w:w="8494" w:type="dxa"/>
            <w:tcBorders>
              <w:top w:val="single" w:sz="4" w:space="0" w:color="auto"/>
              <w:bottom w:val="single" w:sz="4" w:space="0" w:color="auto"/>
            </w:tcBorders>
            <w:tcPrChange w:id="278" w:author="RENATO JOSE QUILICHE ALTAMIRANO" w:date="2022-12-15T02:27:00Z">
              <w:tcPr>
                <w:tcW w:w="8494" w:type="dxa"/>
              </w:tcPr>
            </w:tcPrChange>
          </w:tcPr>
          <w:p w14:paraId="439BBB2C" w14:textId="705F1326" w:rsidR="0014165D" w:rsidRPr="00FD47E1" w:rsidRDefault="0014165D" w:rsidP="00C72CAD">
            <w:pPr>
              <w:jc w:val="both"/>
              <w:rPr>
                <w:ins w:id="279" w:author="RENATO JOSE QUILICHE ALTAMIRANO" w:date="2022-12-15T02:18:00Z"/>
                <w:b/>
                <w:bCs/>
                <w:rPrChange w:id="280" w:author="RENATO JOSE QUILICHE ALTAMIRANO" w:date="2022-12-15T02:27:00Z">
                  <w:rPr>
                    <w:ins w:id="281" w:author="RENATO JOSE QUILICHE ALTAMIRANO" w:date="2022-12-15T02:18:00Z"/>
                  </w:rPr>
                </w:rPrChange>
              </w:rPr>
            </w:pPr>
            <w:ins w:id="282" w:author="RENATO JOSE QUILICHE ALTAMIRANO" w:date="2022-12-15T02:18:00Z">
              <w:r w:rsidRPr="00FD47E1">
                <w:rPr>
                  <w:b/>
                  <w:bCs/>
                  <w:rPrChange w:id="283" w:author="RENATO JOSE QUILICHE ALTAMIRANO" w:date="2022-12-15T02:27:00Z">
                    <w:rPr/>
                  </w:rPrChange>
                </w:rPr>
                <w:t>Random Forest Classifier</w:t>
              </w:r>
            </w:ins>
          </w:p>
        </w:tc>
      </w:tr>
      <w:tr w:rsidR="0014165D" w14:paraId="5080C48C" w14:textId="77777777" w:rsidTr="00FD47E1">
        <w:trPr>
          <w:ins w:id="284" w:author="RENATO JOSE QUILICHE ALTAMIRANO" w:date="2022-12-15T02:18:00Z"/>
        </w:trPr>
        <w:tc>
          <w:tcPr>
            <w:tcW w:w="8494" w:type="dxa"/>
            <w:tcBorders>
              <w:top w:val="single" w:sz="4" w:space="0" w:color="auto"/>
            </w:tcBorders>
            <w:tcPrChange w:id="285" w:author="RENATO JOSE QUILICHE ALTAMIRANO" w:date="2022-12-15T02:27:00Z">
              <w:tcPr>
                <w:tcW w:w="8494" w:type="dxa"/>
              </w:tcPr>
            </w:tcPrChange>
          </w:tcPr>
          <w:p w14:paraId="697F377E" w14:textId="5B08D7A8" w:rsidR="0014165D" w:rsidRDefault="0014165D" w:rsidP="00FD47E1">
            <w:pPr>
              <w:jc w:val="both"/>
              <w:rPr>
                <w:ins w:id="286" w:author="RENATO JOSE QUILICHE ALTAMIRANO" w:date="2022-12-15T02:18:00Z"/>
              </w:rPr>
            </w:pPr>
            <w:ins w:id="287" w:author="RENATO JOSE QUILICHE ALTAMIRANO" w:date="2022-12-15T02:18:00Z">
              <w:r>
                <w:t xml:space="preserve">1. </w:t>
              </w:r>
              <w:r w:rsidRPr="00E12ACA">
                <w:t xml:space="preserve">Randomly select </w:t>
              </w:r>
            </w:ins>
            <w:ins w:id="288" w:author="RENATO JOSE QUILICHE ALTAMIRANO" w:date="2022-12-15T02:19:00Z">
              <w:r w:rsidR="00FD47E1">
                <w:t>a subset of features (max_features)</w:t>
              </w:r>
            </w:ins>
            <w:ins w:id="289" w:author="RENATO JOSE QUILICHE ALTAMIRANO" w:date="2022-12-15T02:20:00Z">
              <w:r w:rsidR="00FD47E1">
                <w:t>.</w:t>
              </w:r>
            </w:ins>
          </w:p>
        </w:tc>
      </w:tr>
      <w:tr w:rsidR="0014165D" w14:paraId="0101C6D0" w14:textId="77777777" w:rsidTr="00FD47E1">
        <w:trPr>
          <w:ins w:id="290" w:author="RENATO JOSE QUILICHE ALTAMIRANO" w:date="2022-12-15T02:18:00Z"/>
        </w:trPr>
        <w:tc>
          <w:tcPr>
            <w:tcW w:w="8494" w:type="dxa"/>
            <w:tcPrChange w:id="291" w:author="RENATO JOSE QUILICHE ALTAMIRANO" w:date="2022-12-15T02:27:00Z">
              <w:tcPr>
                <w:tcW w:w="8494" w:type="dxa"/>
              </w:tcPr>
            </w:tcPrChange>
          </w:tcPr>
          <w:p w14:paraId="77011EA6" w14:textId="01C5D063" w:rsidR="0014165D" w:rsidRDefault="00FD47E1" w:rsidP="00FD47E1">
            <w:pPr>
              <w:jc w:val="both"/>
              <w:rPr>
                <w:ins w:id="292" w:author="RENATO JOSE QUILICHE ALTAMIRANO" w:date="2022-12-15T02:18:00Z"/>
              </w:rPr>
            </w:pPr>
            <w:ins w:id="293" w:author="RENATO JOSE QUILICHE ALTAMIRANO" w:date="2022-12-15T02:19:00Z">
              <w:r>
                <w:t xml:space="preserve">2. Randomly select </w:t>
              </w:r>
            </w:ins>
            <w:ins w:id="294" w:author="RENATO JOSE QUILICHE ALTAMIRANO" w:date="2022-12-15T02:20:00Z">
              <w:r>
                <w:t>a subset of sample with replacement</w:t>
              </w:r>
            </w:ins>
            <w:ins w:id="295" w:author="RENATO JOSE QUILICHE ALTAMIRANO" w:date="2022-12-15T02:21:00Z">
              <w:r>
                <w:t xml:space="preserve"> (max_samples)</w:t>
              </w:r>
            </w:ins>
            <w:ins w:id="296" w:author="RENATO JOSE QUILICHE ALTAMIRANO" w:date="2022-12-15T02:20:00Z">
              <w:r>
                <w:t>.</w:t>
              </w:r>
            </w:ins>
          </w:p>
        </w:tc>
      </w:tr>
      <w:tr w:rsidR="0014165D" w14:paraId="4DE1EA61" w14:textId="77777777" w:rsidTr="00FD47E1">
        <w:trPr>
          <w:ins w:id="297" w:author="RENATO JOSE QUILICHE ALTAMIRANO" w:date="2022-12-15T02:18:00Z"/>
        </w:trPr>
        <w:tc>
          <w:tcPr>
            <w:tcW w:w="8494" w:type="dxa"/>
            <w:tcPrChange w:id="298" w:author="RENATO JOSE QUILICHE ALTAMIRANO" w:date="2022-12-15T02:27:00Z">
              <w:tcPr>
                <w:tcW w:w="8494" w:type="dxa"/>
              </w:tcPr>
            </w:tcPrChange>
          </w:tcPr>
          <w:p w14:paraId="3C34BA75" w14:textId="7FDE193A" w:rsidR="0014165D" w:rsidRDefault="00FD47E1" w:rsidP="00FD47E1">
            <w:pPr>
              <w:jc w:val="both"/>
              <w:rPr>
                <w:ins w:id="299" w:author="RENATO JOSE QUILICHE ALTAMIRANO" w:date="2022-12-15T02:18:00Z"/>
              </w:rPr>
            </w:pPr>
            <w:ins w:id="300" w:author="RENATO JOSE QUILICHE ALTAMIRANO" w:date="2022-12-15T02:20:00Z">
              <w:r>
                <w:t xml:space="preserve">3. With </w:t>
              </w:r>
            </w:ins>
            <w:ins w:id="301" w:author="RENATO JOSE QUILICHE ALTAMIRANO" w:date="2022-12-15T02:29:00Z">
              <w:r w:rsidR="0085768E">
                <w:t xml:space="preserve">the </w:t>
              </w:r>
            </w:ins>
            <w:ins w:id="302" w:author="RENATO JOSE QUILICHE ALTAMIRANO" w:date="2022-12-15T02:20:00Z">
              <w:r>
                <w:t xml:space="preserve">obtained subset of data, </w:t>
              </w:r>
              <w:r w:rsidRPr="00E12ACA">
                <w:t xml:space="preserve">calculate the first node using the best split point with </w:t>
              </w:r>
              <w:r>
                <w:t>G</w:t>
              </w:r>
              <w:r w:rsidRPr="00E12ACA">
                <w:t>ini</w:t>
              </w:r>
              <w:r>
                <w:t xml:space="preserve"> or Entropy</w:t>
              </w:r>
              <w:r w:rsidRPr="00E12ACA">
                <w:t xml:space="preserve"> </w:t>
              </w:r>
            </w:ins>
            <w:ins w:id="303" w:author="RENATO JOSE QUILICHE ALTAMIRANO" w:date="2022-12-15T02:21:00Z">
              <w:r>
                <w:t>(criterion)</w:t>
              </w:r>
            </w:ins>
            <w:ins w:id="304" w:author="RENATO JOSE QUILICHE ALTAMIRANO" w:date="2022-12-15T02:20:00Z">
              <w:r>
                <w:t>,</w:t>
              </w:r>
              <w:r w:rsidRPr="00E12ACA">
                <w:t xml:space="preserve"> following the rules defined by the </w:t>
              </w:r>
            </w:ins>
            <w:ins w:id="305" w:author="RENATO JOSE QUILICHE ALTAMIRANO" w:date="2022-12-15T02:29:00Z">
              <w:r w:rsidR="0085768E">
                <w:t>hyper</w:t>
              </w:r>
            </w:ins>
            <w:ins w:id="306" w:author="RENATO JOSE QUILICHE ALTAMIRANO" w:date="2022-12-15T02:20:00Z">
              <w:r w:rsidRPr="00E12ACA">
                <w:t>parameters</w:t>
              </w:r>
              <w:r>
                <w:t xml:space="preserve"> for each split:</w:t>
              </w:r>
            </w:ins>
          </w:p>
        </w:tc>
      </w:tr>
      <w:tr w:rsidR="0014165D" w14:paraId="0A6D26BA" w14:textId="77777777" w:rsidTr="00FD47E1">
        <w:trPr>
          <w:ins w:id="307" w:author="RENATO JOSE QUILICHE ALTAMIRANO" w:date="2022-12-15T02:18:00Z"/>
        </w:trPr>
        <w:tc>
          <w:tcPr>
            <w:tcW w:w="8494" w:type="dxa"/>
            <w:tcPrChange w:id="308" w:author="RENATO JOSE QUILICHE ALTAMIRANO" w:date="2022-12-15T02:27:00Z">
              <w:tcPr>
                <w:tcW w:w="8494" w:type="dxa"/>
              </w:tcPr>
            </w:tcPrChange>
          </w:tcPr>
          <w:p w14:paraId="6EE9624D" w14:textId="0ADE352B" w:rsidR="0014165D" w:rsidRDefault="00FD47E1">
            <w:pPr>
              <w:pStyle w:val="ListParagraph"/>
              <w:numPr>
                <w:ilvl w:val="1"/>
                <w:numId w:val="5"/>
              </w:numPr>
              <w:jc w:val="both"/>
              <w:rPr>
                <w:ins w:id="309" w:author="RENATO JOSE QUILICHE ALTAMIRANO" w:date="2022-12-15T02:18:00Z"/>
              </w:rPr>
              <w:pPrChange w:id="310" w:author="RENATO JOSE QUILICHE ALTAMIRANO" w:date="2022-12-15T02:29:00Z">
                <w:pPr>
                  <w:jc w:val="both"/>
                </w:pPr>
              </w:pPrChange>
            </w:pPr>
            <w:ins w:id="311" w:author="RENATO JOSE QUILICHE ALTAMIRANO" w:date="2022-12-15T02:23:00Z">
              <w:r>
                <w:t>Minimum number of data points placed in a node before the node is split (min_samples_split).</w:t>
              </w:r>
            </w:ins>
          </w:p>
        </w:tc>
      </w:tr>
      <w:tr w:rsidR="0014165D" w14:paraId="1D2B1D5D" w14:textId="77777777" w:rsidTr="00FD47E1">
        <w:trPr>
          <w:ins w:id="312" w:author="RENATO JOSE QUILICHE ALTAMIRANO" w:date="2022-12-15T02:18:00Z"/>
        </w:trPr>
        <w:tc>
          <w:tcPr>
            <w:tcW w:w="8494" w:type="dxa"/>
            <w:tcPrChange w:id="313" w:author="RENATO JOSE QUILICHE ALTAMIRANO" w:date="2022-12-15T02:27:00Z">
              <w:tcPr>
                <w:tcW w:w="8494" w:type="dxa"/>
              </w:tcPr>
            </w:tcPrChange>
          </w:tcPr>
          <w:p w14:paraId="18735FB3" w14:textId="3EF4168F" w:rsidR="0014165D" w:rsidRDefault="00FD47E1">
            <w:pPr>
              <w:pStyle w:val="ListParagraph"/>
              <w:numPr>
                <w:ilvl w:val="1"/>
                <w:numId w:val="5"/>
              </w:numPr>
              <w:jc w:val="both"/>
              <w:rPr>
                <w:ins w:id="314" w:author="RENATO JOSE QUILICHE ALTAMIRANO" w:date="2022-12-15T02:18:00Z"/>
              </w:rPr>
              <w:pPrChange w:id="315" w:author="RENATO JOSE QUILICHE ALTAMIRANO" w:date="2022-12-15T02:29:00Z">
                <w:pPr>
                  <w:jc w:val="both"/>
                </w:pPr>
              </w:pPrChange>
            </w:pPr>
            <w:ins w:id="316" w:author="RENATO JOSE QUILICHE ALTAMIRANO" w:date="2022-12-15T02:24:00Z">
              <w:r>
                <w:t>Minimum number of data points allowed in a leaf node (min_samples_leaf).</w:t>
              </w:r>
            </w:ins>
          </w:p>
        </w:tc>
      </w:tr>
      <w:tr w:rsidR="0014165D" w14:paraId="45C5DD2F" w14:textId="77777777" w:rsidTr="00FD47E1">
        <w:trPr>
          <w:ins w:id="317" w:author="RENATO JOSE QUILICHE ALTAMIRANO" w:date="2022-12-15T02:18:00Z"/>
        </w:trPr>
        <w:tc>
          <w:tcPr>
            <w:tcW w:w="8494" w:type="dxa"/>
            <w:tcPrChange w:id="318" w:author="RENATO JOSE QUILICHE ALTAMIRANO" w:date="2022-12-15T02:27:00Z">
              <w:tcPr>
                <w:tcW w:w="8494" w:type="dxa"/>
              </w:tcPr>
            </w:tcPrChange>
          </w:tcPr>
          <w:p w14:paraId="1A122944" w14:textId="42EAB4A2" w:rsidR="0014165D" w:rsidRDefault="00FD47E1" w:rsidP="00FD47E1">
            <w:pPr>
              <w:jc w:val="both"/>
              <w:rPr>
                <w:ins w:id="319" w:author="RENATO JOSE QUILICHE ALTAMIRANO" w:date="2022-12-15T02:18:00Z"/>
              </w:rPr>
            </w:pPr>
            <w:ins w:id="320" w:author="RENATO JOSE QUILICHE ALTAMIRANO" w:date="2022-12-15T02:24:00Z">
              <w:r>
                <w:t>4. Cate</w:t>
              </w:r>
              <w:r w:rsidRPr="00FD47E1">
                <w:t xml:space="preserve">gorize the node into daughter nodes using the best split with </w:t>
              </w:r>
            </w:ins>
            <w:ins w:id="321" w:author="RENATO JOSE QUILICHE ALTAMIRANO" w:date="2022-12-15T02:25:00Z">
              <w:r>
                <w:t>selected criterion.</w:t>
              </w:r>
            </w:ins>
          </w:p>
        </w:tc>
      </w:tr>
      <w:tr w:rsidR="0014165D" w14:paraId="2668E8CD" w14:textId="77777777" w:rsidTr="00FD47E1">
        <w:trPr>
          <w:ins w:id="322" w:author="RENATO JOSE QUILICHE ALTAMIRANO" w:date="2022-12-15T02:18:00Z"/>
        </w:trPr>
        <w:tc>
          <w:tcPr>
            <w:tcW w:w="8494" w:type="dxa"/>
            <w:tcPrChange w:id="323" w:author="RENATO JOSE QUILICHE ALTAMIRANO" w:date="2022-12-15T02:27:00Z">
              <w:tcPr>
                <w:tcW w:w="8494" w:type="dxa"/>
              </w:tcPr>
            </w:tcPrChange>
          </w:tcPr>
          <w:p w14:paraId="52C338DA" w14:textId="7A2977D0" w:rsidR="0014165D" w:rsidRDefault="00FD47E1" w:rsidP="00FD47E1">
            <w:pPr>
              <w:jc w:val="both"/>
              <w:rPr>
                <w:ins w:id="324" w:author="RENATO JOSE QUILICHE ALTAMIRANO" w:date="2022-12-15T02:18:00Z"/>
              </w:rPr>
            </w:pPr>
            <w:ins w:id="325" w:author="RENATO JOSE QUILICHE ALTAMIRANO" w:date="2022-12-15T02:25:00Z">
              <w:r>
                <w:t xml:space="preserve">5. </w:t>
              </w:r>
              <w:r w:rsidRPr="00E12ACA">
                <w:t xml:space="preserve">Categorize more daughter nodes until the tree reaches the </w:t>
              </w:r>
              <w:r>
                <w:t xml:space="preserve">defined </w:t>
              </w:r>
              <w:r w:rsidRPr="00E12ACA">
                <w:t xml:space="preserve">depth </w:t>
              </w:r>
              <w:r>
                <w:t>(max_depth)</w:t>
              </w:r>
            </w:ins>
          </w:p>
        </w:tc>
      </w:tr>
      <w:tr w:rsidR="00FD47E1" w14:paraId="0882CA20" w14:textId="77777777" w:rsidTr="00FD47E1">
        <w:trPr>
          <w:ins w:id="326" w:author="RENATO JOSE QUILICHE ALTAMIRANO" w:date="2022-12-15T02:25:00Z"/>
        </w:trPr>
        <w:tc>
          <w:tcPr>
            <w:tcW w:w="8494" w:type="dxa"/>
            <w:tcPrChange w:id="327" w:author="RENATO JOSE QUILICHE ALTAMIRANO" w:date="2022-12-15T02:28:00Z">
              <w:tcPr>
                <w:tcW w:w="8494" w:type="dxa"/>
              </w:tcPr>
            </w:tcPrChange>
          </w:tcPr>
          <w:p w14:paraId="2A93F09F" w14:textId="313077FC" w:rsidR="00FD47E1" w:rsidRDefault="00FD47E1" w:rsidP="00FD47E1">
            <w:pPr>
              <w:jc w:val="both"/>
              <w:rPr>
                <w:ins w:id="328" w:author="RENATO JOSE QUILICHE ALTAMIRANO" w:date="2022-12-15T02:25:00Z"/>
              </w:rPr>
            </w:pPr>
            <w:ins w:id="329" w:author="RENATO JOSE QUILICHE ALTAMIRANO" w:date="2022-12-15T02:26:00Z">
              <w:r>
                <w:t xml:space="preserve">6. </w:t>
              </w:r>
              <w:r w:rsidRPr="00E12ACA">
                <w:t xml:space="preserve">Repeat 1 to </w:t>
              </w:r>
              <w:r>
                <w:t>5</w:t>
              </w:r>
              <w:r w:rsidRPr="00E12ACA">
                <w:t xml:space="preserve"> steps several times </w:t>
              </w:r>
              <w:r>
                <w:t>(n_estimators)</w:t>
              </w:r>
              <w:r w:rsidRPr="00E12ACA">
                <w:t xml:space="preserve"> </w:t>
              </w:r>
              <w:r>
                <w:t>to build such number of trees, which refers to the size of the ensemble.</w:t>
              </w:r>
            </w:ins>
          </w:p>
        </w:tc>
      </w:tr>
      <w:tr w:rsidR="00FD47E1" w14:paraId="1E1EE24A" w14:textId="77777777" w:rsidTr="00FD47E1">
        <w:trPr>
          <w:ins w:id="330" w:author="RENATO JOSE QUILICHE ALTAMIRANO" w:date="2022-12-15T02:25:00Z"/>
        </w:trPr>
        <w:tc>
          <w:tcPr>
            <w:tcW w:w="8494" w:type="dxa"/>
            <w:tcBorders>
              <w:bottom w:val="single" w:sz="4" w:space="0" w:color="auto"/>
            </w:tcBorders>
            <w:tcPrChange w:id="331" w:author="RENATO JOSE QUILICHE ALTAMIRANO" w:date="2022-12-15T02:28:00Z">
              <w:tcPr>
                <w:tcW w:w="8494" w:type="dxa"/>
              </w:tcPr>
            </w:tcPrChange>
          </w:tcPr>
          <w:p w14:paraId="4FF2511F" w14:textId="67E6180F" w:rsidR="00FD47E1" w:rsidRDefault="00FD47E1" w:rsidP="00FD47E1">
            <w:pPr>
              <w:jc w:val="both"/>
              <w:rPr>
                <w:ins w:id="332" w:author="RENATO JOSE QUILICHE ALTAMIRANO" w:date="2022-12-15T02:25:00Z"/>
              </w:rPr>
            </w:pPr>
            <w:ins w:id="333" w:author="RENATO JOSE QUILICHE ALTAMIRANO" w:date="2022-12-15T02:27:00Z">
              <w:r>
                <w:t>7. Build the prediction algorithm by averaging the probabilistic prediction over the ensemble</w:t>
              </w:r>
            </w:ins>
          </w:p>
        </w:tc>
      </w:tr>
    </w:tbl>
    <w:p w14:paraId="629DF69C" w14:textId="586FA825" w:rsidR="0014165D" w:rsidRPr="00FD47E1" w:rsidDel="00FD47E1" w:rsidRDefault="00FD47E1" w:rsidP="00C72CAD">
      <w:pPr>
        <w:jc w:val="both"/>
        <w:rPr>
          <w:del w:id="334" w:author="RENATO JOSE QUILICHE ALTAMIRANO" w:date="2022-12-15T02:28:00Z"/>
          <w:sz w:val="20"/>
          <w:szCs w:val="20"/>
          <w:rPrChange w:id="335" w:author="RENATO JOSE QUILICHE ALTAMIRANO" w:date="2022-12-15T02:28:00Z">
            <w:rPr>
              <w:del w:id="336" w:author="RENATO JOSE QUILICHE ALTAMIRANO" w:date="2022-12-15T02:28:00Z"/>
            </w:rPr>
          </w:rPrChange>
        </w:rPr>
      </w:pPr>
      <w:ins w:id="337" w:author="RENATO JOSE QUILICHE ALTAMIRANO" w:date="2022-12-15T02:28:00Z">
        <w:r w:rsidRPr="00FD47E1">
          <w:rPr>
            <w:sz w:val="20"/>
            <w:szCs w:val="20"/>
            <w:rPrChange w:id="338" w:author="RENATO JOSE QUILICHE ALTAMIRANO" w:date="2022-12-15T02:28:00Z">
              <w:rPr/>
            </w:rPrChange>
          </w:rPr>
          <w:t>Hyperparameter involved in each step is in parenthesis.</w:t>
        </w:r>
      </w:ins>
    </w:p>
    <w:p w14:paraId="5F100966" w14:textId="34B2F78F" w:rsidR="00C72CAD" w:rsidDel="00FD47E1" w:rsidRDefault="00C72CAD">
      <w:pPr>
        <w:jc w:val="both"/>
        <w:rPr>
          <w:del w:id="339" w:author="RENATO JOSE QUILICHE ALTAMIRANO" w:date="2022-12-15T02:28:00Z"/>
        </w:rPr>
        <w:pPrChange w:id="340" w:author="RENATO JOSE QUILICHE ALTAMIRANO" w:date="2022-12-15T02:28:00Z">
          <w:pPr>
            <w:pStyle w:val="ListParagraph"/>
            <w:numPr>
              <w:numId w:val="6"/>
            </w:numPr>
            <w:ind w:left="360" w:hanging="360"/>
            <w:jc w:val="both"/>
          </w:pPr>
        </w:pPrChange>
      </w:pPr>
      <w:del w:id="341" w:author="RENATO JOSE QUILICHE ALTAMIRANO" w:date="2022-12-15T02:28:00Z">
        <w:r w:rsidRPr="00E12ACA" w:rsidDel="00FD47E1">
          <w:delText xml:space="preserve">Randomly select </w:delText>
        </w:r>
        <w:r w:rsidDel="00FD47E1">
          <w:delText>‘</w:delText>
        </w:r>
        <w:r w:rsidRPr="00E12ACA" w:rsidDel="00FD47E1">
          <w:delText>n</w:delText>
        </w:r>
        <w:r w:rsidDel="00FD47E1">
          <w:delText>’</w:delText>
        </w:r>
        <w:r w:rsidRPr="00E12ACA" w:rsidDel="00FD47E1">
          <w:delText xml:space="preserve"> features from total </w:delText>
        </w:r>
        <w:r w:rsidDel="00FD47E1">
          <w:delText>‘</w:delText>
        </w:r>
        <w:r w:rsidRPr="00E12ACA" w:rsidDel="00FD47E1">
          <w:delText>k</w:delText>
        </w:r>
        <w:r w:rsidDel="00FD47E1">
          <w:delText>’</w:delText>
        </w:r>
        <w:r w:rsidRPr="00E12ACA" w:rsidDel="00FD47E1">
          <w:delText xml:space="preserve"> features</w:delText>
        </w:r>
      </w:del>
    </w:p>
    <w:p w14:paraId="05457084" w14:textId="641D1C5F" w:rsidR="00C72CAD" w:rsidRPr="00E12ACA" w:rsidDel="00FD47E1" w:rsidRDefault="00C72CAD">
      <w:pPr>
        <w:rPr>
          <w:del w:id="342" w:author="RENATO JOSE QUILICHE ALTAMIRANO" w:date="2022-12-15T02:28:00Z"/>
        </w:rPr>
        <w:pPrChange w:id="343" w:author="RENATO JOSE QUILICHE ALTAMIRANO" w:date="2022-12-15T02:28:00Z">
          <w:pPr>
            <w:pStyle w:val="ListParagraph"/>
            <w:numPr>
              <w:numId w:val="6"/>
            </w:numPr>
            <w:ind w:left="360" w:hanging="360"/>
            <w:jc w:val="both"/>
          </w:pPr>
        </w:pPrChange>
      </w:pPr>
      <w:del w:id="344" w:author="RENATO JOSE QUILICHE ALTAMIRANO" w:date="2022-12-15T02:28:00Z">
        <w:r w:rsidDel="00FD47E1">
          <w:delText xml:space="preserve">Randomly select </w:delText>
        </w:r>
        <w:r w:rsidRPr="00AC6A70" w:rsidDel="00FD47E1">
          <w:rPr>
            <w:highlight w:val="yellow"/>
          </w:rPr>
          <w:delText>‘max_samples’</w:delText>
        </w:r>
        <w:r w:rsidDel="00FD47E1">
          <w:delText xml:space="preserve"> number of samples</w:delText>
        </w:r>
        <w:r w:rsidRPr="00E12ACA" w:rsidDel="00FD47E1">
          <w:delText xml:space="preserve"> </w:delText>
        </w:r>
        <w:r w:rsidDel="00FD47E1">
          <w:delText>with bootstrap method.</w:delText>
        </w:r>
      </w:del>
    </w:p>
    <w:p w14:paraId="53FA1EFD" w14:textId="4FCD5DCC" w:rsidR="00C72CAD" w:rsidDel="00FD47E1" w:rsidRDefault="00C72CAD">
      <w:pPr>
        <w:rPr>
          <w:del w:id="345" w:author="RENATO JOSE QUILICHE ALTAMIRANO" w:date="2022-12-15T02:28:00Z"/>
        </w:rPr>
        <w:pPrChange w:id="346" w:author="RENATO JOSE QUILICHE ALTAMIRANO" w:date="2022-12-15T02:28:00Z">
          <w:pPr>
            <w:pStyle w:val="ListParagraph"/>
            <w:numPr>
              <w:numId w:val="6"/>
            </w:numPr>
            <w:ind w:left="360" w:hanging="360"/>
            <w:jc w:val="both"/>
          </w:pPr>
        </w:pPrChange>
      </w:pPr>
      <w:del w:id="347" w:author="RENATO JOSE QUILICHE ALTAMIRANO" w:date="2022-12-15T02:28:00Z">
        <w:r w:rsidRPr="00E12ACA" w:rsidDel="00FD47E1">
          <w:delText xml:space="preserve">Among the </w:delText>
        </w:r>
        <w:r w:rsidDel="00FD47E1">
          <w:delText>‘</w:delText>
        </w:r>
        <w:r w:rsidRPr="00E12ACA" w:rsidDel="00FD47E1">
          <w:delText>n</w:delText>
        </w:r>
        <w:r w:rsidDel="00FD47E1">
          <w:delText>’</w:delText>
        </w:r>
        <w:r w:rsidRPr="00E12ACA" w:rsidDel="00FD47E1">
          <w:delText xml:space="preserve"> features, calculate the first node using the best split point with </w:delText>
        </w:r>
        <w:r w:rsidDel="00FD47E1">
          <w:delText>G</w:delText>
        </w:r>
        <w:r w:rsidRPr="00E12ACA" w:rsidDel="00FD47E1">
          <w:delText>ini</w:delText>
        </w:r>
        <w:r w:rsidDel="00FD47E1">
          <w:delText xml:space="preserve"> or Entropy</w:delText>
        </w:r>
        <w:r w:rsidRPr="00E12ACA" w:rsidDel="00FD47E1">
          <w:delText xml:space="preserve"> </w:delText>
        </w:r>
        <w:r w:rsidDel="00FD47E1">
          <w:delText>‘</w:delText>
        </w:r>
        <w:r w:rsidRPr="00E12ACA" w:rsidDel="00FD47E1">
          <w:delText>criterion</w:delText>
        </w:r>
        <w:r w:rsidDel="00FD47E1">
          <w:delText>’,</w:delText>
        </w:r>
        <w:r w:rsidRPr="00E12ACA" w:rsidDel="00FD47E1">
          <w:delText xml:space="preserve"> following the rules defined by the parameters</w:delText>
        </w:r>
        <w:r w:rsidDel="00FD47E1">
          <w:delText xml:space="preserve"> for each split:</w:delText>
        </w:r>
      </w:del>
    </w:p>
    <w:p w14:paraId="3D83C21A" w14:textId="71EFCE9A" w:rsidR="00C72CAD" w:rsidDel="00FD47E1" w:rsidRDefault="00C72CAD">
      <w:pPr>
        <w:rPr>
          <w:del w:id="348" w:author="RENATO JOSE QUILICHE ALTAMIRANO" w:date="2022-12-15T02:28:00Z"/>
        </w:rPr>
        <w:pPrChange w:id="349" w:author="RENATO JOSE QUILICHE ALTAMIRANO" w:date="2022-12-15T02:28:00Z">
          <w:pPr>
            <w:pStyle w:val="ListParagraph"/>
            <w:numPr>
              <w:ilvl w:val="1"/>
              <w:numId w:val="6"/>
            </w:numPr>
            <w:ind w:left="792" w:hanging="432"/>
            <w:jc w:val="both"/>
          </w:pPr>
        </w:pPrChange>
      </w:pPr>
      <w:del w:id="350" w:author="RENATO JOSE QUILICHE ALTAMIRANO" w:date="2022-12-15T02:28:00Z">
        <w:r w:rsidRPr="00E12ACA" w:rsidDel="00FD47E1">
          <w:delText xml:space="preserve"> </w:delText>
        </w:r>
        <w:r w:rsidDel="00FD47E1">
          <w:delText>‘</w:delText>
        </w:r>
        <w:r w:rsidRPr="00E12ACA" w:rsidDel="00FD47E1">
          <w:delText>Min_samples_split</w:delText>
        </w:r>
        <w:r w:rsidDel="00FD47E1">
          <w:delText xml:space="preserve">’: </w:delText>
        </w:r>
        <w:r w:rsidRPr="00E12ACA" w:rsidDel="00FD47E1">
          <w:delText>minimum number of data points placed in a node before the node is split</w:delText>
        </w:r>
        <w:r w:rsidDel="00FD47E1">
          <w:delText>.</w:delText>
        </w:r>
      </w:del>
    </w:p>
    <w:p w14:paraId="02BA3265" w14:textId="6E5B0AC2" w:rsidR="00C72CAD" w:rsidRPr="00E12ACA" w:rsidDel="00FD47E1" w:rsidRDefault="00C72CAD">
      <w:pPr>
        <w:rPr>
          <w:del w:id="351" w:author="RENATO JOSE QUILICHE ALTAMIRANO" w:date="2022-12-15T02:28:00Z"/>
        </w:rPr>
        <w:pPrChange w:id="352" w:author="RENATO JOSE QUILICHE ALTAMIRANO" w:date="2022-12-15T02:28:00Z">
          <w:pPr>
            <w:pStyle w:val="ListParagraph"/>
            <w:numPr>
              <w:ilvl w:val="1"/>
              <w:numId w:val="6"/>
            </w:numPr>
            <w:ind w:left="792" w:hanging="432"/>
            <w:jc w:val="both"/>
          </w:pPr>
        </w:pPrChange>
      </w:pPr>
      <w:del w:id="353" w:author="RENATO JOSE QUILICHE ALTAMIRANO" w:date="2022-12-15T02:28:00Z">
        <w:r w:rsidDel="00FD47E1">
          <w:delText xml:space="preserve"> ‘</w:delText>
        </w:r>
        <w:r w:rsidRPr="00E12ACA" w:rsidDel="00FD47E1">
          <w:delText>Min_samples_leaf</w:delText>
        </w:r>
        <w:r w:rsidDel="00FD47E1">
          <w:delText xml:space="preserve">’: </w:delText>
        </w:r>
        <w:r w:rsidRPr="00E12ACA" w:rsidDel="00FD47E1">
          <w:delText>minimum number of data points allowed in a leaf node</w:delText>
        </w:r>
        <w:r w:rsidDel="00FD47E1">
          <w:delText>.</w:delText>
        </w:r>
      </w:del>
    </w:p>
    <w:p w14:paraId="3C2C0317" w14:textId="65D120B3" w:rsidR="00C72CAD" w:rsidRPr="00E12ACA" w:rsidDel="00FD47E1" w:rsidRDefault="00C72CAD">
      <w:pPr>
        <w:rPr>
          <w:del w:id="354" w:author="RENATO JOSE QUILICHE ALTAMIRANO" w:date="2022-12-15T02:28:00Z"/>
        </w:rPr>
        <w:pPrChange w:id="355" w:author="RENATO JOSE QUILICHE ALTAMIRANO" w:date="2022-12-15T02:28:00Z">
          <w:pPr>
            <w:pStyle w:val="ListParagraph"/>
            <w:numPr>
              <w:numId w:val="6"/>
            </w:numPr>
            <w:ind w:left="360" w:hanging="360"/>
            <w:jc w:val="both"/>
          </w:pPr>
        </w:pPrChange>
      </w:pPr>
      <w:del w:id="356" w:author="RENATO JOSE QUILICHE ALTAMIRANO" w:date="2022-12-15T02:28:00Z">
        <w:r w:rsidRPr="00E12ACA" w:rsidDel="00FD47E1">
          <w:delText xml:space="preserve">Categorize the node into daughter nodes using the best split with </w:delText>
        </w:r>
        <w:r w:rsidDel="00FD47E1">
          <w:delText>Gini or Entropy</w:delText>
        </w:r>
        <w:r w:rsidRPr="00E12ACA" w:rsidDel="00FD47E1">
          <w:delText xml:space="preserve"> criterion</w:delText>
        </w:r>
      </w:del>
    </w:p>
    <w:p w14:paraId="7F7F5E3F" w14:textId="7BBCCC9D" w:rsidR="00C72CAD" w:rsidRPr="00E12ACA" w:rsidDel="00FD47E1" w:rsidRDefault="00C72CAD">
      <w:pPr>
        <w:rPr>
          <w:del w:id="357" w:author="RENATO JOSE QUILICHE ALTAMIRANO" w:date="2022-12-15T02:28:00Z"/>
        </w:rPr>
        <w:pPrChange w:id="358" w:author="RENATO JOSE QUILICHE ALTAMIRANO" w:date="2022-12-15T02:28:00Z">
          <w:pPr>
            <w:pStyle w:val="ListParagraph"/>
            <w:numPr>
              <w:numId w:val="6"/>
            </w:numPr>
            <w:ind w:left="360" w:hanging="360"/>
            <w:jc w:val="both"/>
          </w:pPr>
        </w:pPrChange>
      </w:pPr>
      <w:del w:id="359" w:author="RENATO JOSE QUILICHE ALTAMIRANO" w:date="2022-12-15T02:28:00Z">
        <w:r w:rsidRPr="00E12ACA" w:rsidDel="00FD47E1">
          <w:delText xml:space="preserve">Categorize more daughter nodes until the tree reaches the depth equal to </w:delText>
        </w:r>
        <w:r w:rsidDel="00FD47E1">
          <w:delText>‘</w:delText>
        </w:r>
        <w:r w:rsidRPr="00E12ACA" w:rsidDel="00FD47E1">
          <w:delText>max_depth</w:delText>
        </w:r>
        <w:r w:rsidDel="00FD47E1">
          <w:delText>’</w:delText>
        </w:r>
      </w:del>
    </w:p>
    <w:p w14:paraId="544FA660" w14:textId="0514393A" w:rsidR="00C72CAD" w:rsidDel="00FD47E1" w:rsidRDefault="00C72CAD">
      <w:pPr>
        <w:rPr>
          <w:del w:id="360" w:author="RENATO JOSE QUILICHE ALTAMIRANO" w:date="2022-12-15T02:28:00Z"/>
        </w:rPr>
        <w:pPrChange w:id="361" w:author="RENATO JOSE QUILICHE ALTAMIRANO" w:date="2022-12-15T02:28:00Z">
          <w:pPr>
            <w:pStyle w:val="ListParagraph"/>
            <w:numPr>
              <w:numId w:val="6"/>
            </w:numPr>
            <w:ind w:left="360" w:hanging="360"/>
            <w:jc w:val="both"/>
          </w:pPr>
        </w:pPrChange>
      </w:pPr>
      <w:del w:id="362" w:author="RENATO JOSE QUILICHE ALTAMIRANO" w:date="2022-12-15T02:28:00Z">
        <w:r w:rsidRPr="00E12ACA" w:rsidDel="00FD47E1">
          <w:delText xml:space="preserve">Repeat 1 to </w:delText>
        </w:r>
        <w:r w:rsidDel="00FD47E1">
          <w:delText>5</w:delText>
        </w:r>
        <w:r w:rsidRPr="00E12ACA" w:rsidDel="00FD47E1">
          <w:delText xml:space="preserve"> steps several times equal to </w:delText>
        </w:r>
        <w:r w:rsidDel="00FD47E1">
          <w:delText>‘</w:delText>
        </w:r>
        <w:r w:rsidRPr="00E12ACA" w:rsidDel="00FD47E1">
          <w:delText>n_estimators</w:delText>
        </w:r>
        <w:r w:rsidDel="00FD47E1">
          <w:delText>’</w:delText>
        </w:r>
        <w:r w:rsidRPr="00E12ACA" w:rsidDel="00FD47E1">
          <w:delText xml:space="preserve"> </w:delText>
        </w:r>
        <w:r w:rsidDel="00FD47E1">
          <w:delText>to build such number of trees, which refers to the size of the forest.</w:delText>
        </w:r>
      </w:del>
    </w:p>
    <w:p w14:paraId="0EAE84B9" w14:textId="73E409F5" w:rsidR="00C72CAD" w:rsidDel="009563AD" w:rsidRDefault="00C72CAD">
      <w:pPr>
        <w:rPr>
          <w:del w:id="363" w:author="RENATO JOSE QUILICHE ALTAMIRANO" w:date="2022-12-14T23:57:00Z"/>
        </w:rPr>
        <w:pPrChange w:id="364" w:author="RENATO JOSE QUILICHE ALTAMIRANO" w:date="2022-12-15T02:28:00Z">
          <w:pPr>
            <w:pStyle w:val="ListParagraph"/>
            <w:numPr>
              <w:numId w:val="6"/>
            </w:numPr>
            <w:ind w:left="360" w:hanging="360"/>
            <w:jc w:val="both"/>
          </w:pPr>
        </w:pPrChange>
      </w:pPr>
      <w:del w:id="365" w:author="RENATO JOSE QUILICHE ALTAMIRANO" w:date="2022-12-15T02:28:00Z">
        <w:r w:rsidDel="00FD47E1">
          <w:delText>Build the prediction algorithm by averaging the probabilistic prediction among the entire forest.</w:delText>
        </w:r>
      </w:del>
    </w:p>
    <w:p w14:paraId="58266A7F" w14:textId="77777777" w:rsidR="00C72CAD" w:rsidRPr="009563AD" w:rsidRDefault="00C72CAD" w:rsidP="00FD47E1">
      <w:pPr>
        <w:jc w:val="both"/>
        <w:rPr>
          <w:rFonts w:asciiTheme="minorHAnsi" w:eastAsiaTheme="minorHAnsi" w:hAnsiTheme="minorHAnsi" w:cstheme="minorBidi"/>
          <w:b/>
          <w:bCs/>
          <w:lang w:eastAsia="en-US"/>
          <w:rPrChange w:id="366" w:author="RENATO JOSE QUILICHE ALTAMIRANO" w:date="2022-12-14T23:57:00Z">
            <w:rPr/>
          </w:rPrChange>
        </w:rPr>
      </w:pPr>
    </w:p>
    <w:p w14:paraId="54D07A4E" w14:textId="1D72F3FB" w:rsidR="00C72CAD" w:rsidDel="0014165D" w:rsidRDefault="00C72CAD" w:rsidP="00C72CAD">
      <w:pPr>
        <w:jc w:val="both"/>
        <w:rPr>
          <w:moveFrom w:id="367" w:author="RENATO JOSE QUILICHE ALTAMIRANO" w:date="2022-12-15T02:14:00Z"/>
          <w:b/>
          <w:bCs/>
        </w:rPr>
      </w:pPr>
      <w:moveFromRangeStart w:id="368" w:author="RENATO JOSE QUILICHE ALTAMIRANO" w:date="2022-12-15T02:14:00Z" w:name="move121962910"/>
      <w:moveFrom w:id="369" w:author="RENATO JOSE QUILICHE ALTAMIRANO" w:date="2022-12-15T02:14:00Z">
        <w:r w:rsidRPr="00AC6A70" w:rsidDel="0014165D">
          <w:rPr>
            <w:b/>
            <w:bCs/>
          </w:rPr>
          <w:t>ENLR</w:t>
        </w:r>
      </w:moveFrom>
    </w:p>
    <w:p w14:paraId="5CF0D8F4" w14:textId="3B72785F" w:rsidR="00C72CAD" w:rsidDel="0014165D" w:rsidRDefault="00C72CAD" w:rsidP="00C72CAD">
      <w:pPr>
        <w:jc w:val="both"/>
        <w:rPr>
          <w:moveFrom w:id="370" w:author="RENATO JOSE QUILICHE ALTAMIRANO" w:date="2022-12-15T02:14:00Z"/>
        </w:rPr>
      </w:pPr>
      <w:moveFrom w:id="371" w:author="RENATO JOSE QUILICHE ALTAMIRANO" w:date="2022-12-15T02:14:00Z">
        <w:r w:rsidDel="0014165D">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moveFrom>
    </w:p>
    <w:commentRangeStart w:id="372"/>
    <w:p w14:paraId="1EBFE195" w14:textId="15810764" w:rsidR="00C72CAD" w:rsidRPr="00882F4D" w:rsidDel="0014165D" w:rsidRDefault="00000000" w:rsidP="00C72CAD">
      <w:pPr>
        <w:rPr>
          <w:moveFrom w:id="373" w:author="RENATO JOSE QUILICHE ALTAMIRANO" w:date="2022-12-15T02:14:00Z"/>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w:commentRangeEnd w:id="372"/>
          <m:r>
            <m:rPr>
              <m:sty m:val="p"/>
            </m:rPr>
            <w:rPr>
              <w:rStyle w:val="CommentReference"/>
            </w:rPr>
            <w:commentReference w:id="372"/>
          </m:r>
        </m:oMath>
      </m:oMathPara>
    </w:p>
    <w:p w14:paraId="3F82243D" w14:textId="3EB37090" w:rsidR="00A5380D" w:rsidRDefault="00C72CAD" w:rsidP="00617401">
      <w:pPr>
        <w:jc w:val="both"/>
        <w:rPr>
          <w:ins w:id="374" w:author="RENATO JOSE QUILICHE ALTAMIRANO" w:date="2022-12-15T23:11:00Z"/>
        </w:rPr>
      </w:pPr>
      <w:moveFrom w:id="375" w:author="RENATO JOSE QUILICHE ALTAMIRANO" w:date="2022-12-15T02:14:00Z">
        <w:r w:rsidDel="0014165D">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moveFrom w:id="376" w:author="RENATO JOSE QUILICHE ALTAMIRANO" w:date="2022-12-15T02:14:00Z">
          <w:r w:rsidDel="0014165D">
            <w:rPr>
              <w:rFonts w:eastAsiaTheme="minorEastAsia"/>
            </w:rPr>
            <w:t xml:space="preserve"> is a data vector corresponding to observation </w:t>
          </w:r>
          <m:oMath>
            <m:r>
              <w:rPr>
                <w:rFonts w:ascii="Cambria Math" w:eastAsiaTheme="minorEastAsia" w:hAnsi="Cambria Math"/>
              </w:rPr>
              <m:t>i</m:t>
            </m:r>
          </m:oMath>
          <w:moveFrom w:id="377" w:author="RENATO JOSE QUILICHE ALTAMIRANO" w:date="2022-12-15T02:14:00Z">
            <w:r w:rsidDel="0014165D">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moveFrom w:id="378" w:author="RENATO JOSE QUILICHE ALTAMIRANO" w:date="2022-12-15T02:14:00Z">
              <w:r w:rsidDel="0014165D">
                <w:rPr>
                  <w:rFonts w:eastAsiaTheme="minorEastAsia"/>
                  <w:iCs/>
                </w:rPr>
                <w:t xml:space="preserve"> is the respective observation point for target classes.</w:t>
              </w:r>
            </w:moveFrom>
            <w:moveFromRangeEnd w:id="368"/>
          </w:moveFrom>
        </w:moveFrom>
      </w:moveFrom>
    </w:p>
    <w:p w14:paraId="0EF39F84" w14:textId="542DC879" w:rsidR="00617401" w:rsidRDefault="00A5380D" w:rsidP="00617401">
      <w:pPr>
        <w:jc w:val="both"/>
        <w:rPr>
          <w:ins w:id="379" w:author="RENATO JOSE QUILICHE ALTAMIRANO" w:date="2022-12-15T02:06:00Z"/>
        </w:rPr>
      </w:pPr>
      <w:ins w:id="380" w:author="RENATO JOSE QUILICHE ALTAMIRANO" w:date="2022-12-15T23:11:00Z">
        <w:r>
          <w:t>T</w:t>
        </w:r>
      </w:ins>
      <w:ins w:id="381" w:author="RENATO JOSE QUILICHE ALTAMIRANO" w:date="2022-12-15T02:06:00Z">
        <w:r w:rsidR="00617401">
          <w:t>able 2: Parameter grid for supervised learning algorithms</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82" w:author="RENATO JOSE QUILICHE ALTAMIRANO" w:date="2022-12-15T02:14:00Z">
          <w:tblPr>
            <w:tblStyle w:val="TableGrid"/>
            <w:tblW w:w="0" w:type="auto"/>
            <w:tblLook w:val="04A0" w:firstRow="1" w:lastRow="0" w:firstColumn="1" w:lastColumn="0" w:noHBand="0" w:noVBand="1"/>
          </w:tblPr>
        </w:tblPrChange>
      </w:tblPr>
      <w:tblGrid>
        <w:gridCol w:w="2969"/>
        <w:gridCol w:w="3513"/>
        <w:tblGridChange w:id="383">
          <w:tblGrid>
            <w:gridCol w:w="5"/>
            <w:gridCol w:w="5"/>
            <w:gridCol w:w="2959"/>
            <w:gridCol w:w="657"/>
            <w:gridCol w:w="5"/>
            <w:gridCol w:w="2851"/>
            <w:gridCol w:w="2017"/>
            <w:gridCol w:w="5"/>
          </w:tblGrid>
        </w:tblGridChange>
      </w:tblGrid>
      <w:tr w:rsidR="00617401" w14:paraId="03FF51A6" w14:textId="77777777" w:rsidTr="0014165D">
        <w:trPr>
          <w:jc w:val="center"/>
          <w:ins w:id="384" w:author="RENATO JOSE QUILICHE ALTAMIRANO" w:date="2022-12-15T02:06:00Z"/>
          <w:trPrChange w:id="385" w:author="RENATO JOSE QUILICHE ALTAMIRANO" w:date="2022-12-15T02:14:00Z">
            <w:trPr>
              <w:gridBefore w:val="2"/>
            </w:trPr>
          </w:trPrChange>
        </w:trPr>
        <w:tc>
          <w:tcPr>
            <w:tcW w:w="0" w:type="auto"/>
            <w:tcBorders>
              <w:top w:val="single" w:sz="4" w:space="0" w:color="auto"/>
              <w:bottom w:val="single" w:sz="4" w:space="0" w:color="auto"/>
            </w:tcBorders>
            <w:tcPrChange w:id="386" w:author="RENATO JOSE QUILICHE ALTAMIRANO" w:date="2022-12-15T02:14:00Z">
              <w:tcPr>
                <w:tcW w:w="6475" w:type="dxa"/>
                <w:gridSpan w:val="3"/>
              </w:tcPr>
            </w:tcPrChange>
          </w:tcPr>
          <w:p w14:paraId="333B5416" w14:textId="77777777" w:rsidR="00617401" w:rsidRPr="0014165D" w:rsidRDefault="00617401">
            <w:pPr>
              <w:jc w:val="center"/>
              <w:rPr>
                <w:ins w:id="387" w:author="RENATO JOSE QUILICHE ALTAMIRANO" w:date="2022-12-15T02:06:00Z"/>
                <w:b/>
                <w:bCs/>
                <w:rPrChange w:id="388" w:author="RENATO JOSE QUILICHE ALTAMIRANO" w:date="2022-12-15T02:11:00Z">
                  <w:rPr>
                    <w:ins w:id="389" w:author="RENATO JOSE QUILICHE ALTAMIRANO" w:date="2022-12-15T02:06:00Z"/>
                  </w:rPr>
                </w:rPrChange>
              </w:rPr>
              <w:pPrChange w:id="390" w:author="RENATO JOSE QUILICHE ALTAMIRANO" w:date="2022-12-15T02:11:00Z">
                <w:pPr>
                  <w:jc w:val="both"/>
                </w:pPr>
              </w:pPrChange>
            </w:pPr>
            <w:ins w:id="391" w:author="RENATO JOSE QUILICHE ALTAMIRANO" w:date="2022-12-15T02:06:00Z">
              <w:r w:rsidRPr="0014165D">
                <w:rPr>
                  <w:b/>
                  <w:bCs/>
                  <w:rPrChange w:id="392" w:author="RENATO JOSE QUILICHE ALTAMIRANO" w:date="2022-12-15T02:11:00Z">
                    <w:rPr/>
                  </w:rPrChange>
                </w:rPr>
                <w:t>Supervised learning algorithm</w:t>
              </w:r>
            </w:ins>
          </w:p>
        </w:tc>
        <w:tc>
          <w:tcPr>
            <w:tcW w:w="0" w:type="auto"/>
            <w:tcBorders>
              <w:top w:val="single" w:sz="4" w:space="0" w:color="auto"/>
              <w:bottom w:val="single" w:sz="4" w:space="0" w:color="auto"/>
            </w:tcBorders>
            <w:vAlign w:val="center"/>
            <w:tcPrChange w:id="393" w:author="RENATO JOSE QUILICHE ALTAMIRANO" w:date="2022-12-15T02:14:00Z">
              <w:tcPr>
                <w:tcW w:w="6475" w:type="dxa"/>
                <w:gridSpan w:val="3"/>
              </w:tcPr>
            </w:tcPrChange>
          </w:tcPr>
          <w:p w14:paraId="06158E43" w14:textId="6373848B" w:rsidR="00617401" w:rsidRPr="0014165D" w:rsidRDefault="0014165D">
            <w:pPr>
              <w:jc w:val="center"/>
              <w:rPr>
                <w:ins w:id="394" w:author="RENATO JOSE QUILICHE ALTAMIRANO" w:date="2022-12-15T02:06:00Z"/>
                <w:b/>
                <w:bCs/>
                <w:rPrChange w:id="395" w:author="RENATO JOSE QUILICHE ALTAMIRANO" w:date="2022-12-15T02:11:00Z">
                  <w:rPr>
                    <w:ins w:id="396" w:author="RENATO JOSE QUILICHE ALTAMIRANO" w:date="2022-12-15T02:06:00Z"/>
                  </w:rPr>
                </w:rPrChange>
              </w:rPr>
              <w:pPrChange w:id="397" w:author="RENATO JOSE QUILICHE ALTAMIRANO" w:date="2022-12-15T02:13:00Z">
                <w:pPr>
                  <w:jc w:val="both"/>
                </w:pPr>
              </w:pPrChange>
            </w:pPr>
            <w:ins w:id="398" w:author="RENATO JOSE QUILICHE ALTAMIRANO" w:date="2022-12-15T02:14:00Z">
              <w:r>
                <w:rPr>
                  <w:b/>
                  <w:bCs/>
                </w:rPr>
                <w:t>Hyperparameter search spaces</w:t>
              </w:r>
            </w:ins>
          </w:p>
        </w:tc>
      </w:tr>
      <w:tr w:rsidR="0014165D" w14:paraId="2B632FF1" w14:textId="77777777" w:rsidTr="0014165D">
        <w:tblPrEx>
          <w:tblPrExChange w:id="399" w:author="RENATO JOSE QUILICHE ALTAMIRANO" w:date="2022-12-15T02:1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jc w:val="center"/>
          <w:ins w:id="400" w:author="RENATO JOSE QUILICHE ALTAMIRANO" w:date="2022-12-15T02:06:00Z"/>
          <w:trPrChange w:id="401" w:author="RENATO JOSE QUILICHE ALTAMIRANO" w:date="2022-12-15T02:14:00Z">
            <w:trPr>
              <w:gridBefore w:val="1"/>
              <w:gridAfter w:val="0"/>
            </w:trPr>
          </w:trPrChange>
        </w:trPr>
        <w:tc>
          <w:tcPr>
            <w:tcW w:w="0" w:type="auto"/>
            <w:tcBorders>
              <w:top w:val="single" w:sz="4" w:space="0" w:color="auto"/>
              <w:bottom w:val="single" w:sz="4" w:space="0" w:color="auto"/>
            </w:tcBorders>
            <w:vAlign w:val="center"/>
            <w:tcPrChange w:id="402" w:author="RENATO JOSE QUILICHE ALTAMIRANO" w:date="2022-12-15T02:14:00Z">
              <w:tcPr>
                <w:tcW w:w="3621" w:type="dxa"/>
                <w:gridSpan w:val="3"/>
                <w:tcBorders>
                  <w:top w:val="single" w:sz="4" w:space="0" w:color="auto"/>
                </w:tcBorders>
                <w:vAlign w:val="center"/>
              </w:tcPr>
            </w:tcPrChange>
          </w:tcPr>
          <w:p w14:paraId="74EBEE58" w14:textId="77777777" w:rsidR="00617401" w:rsidRPr="006307A9" w:rsidRDefault="00617401">
            <w:pPr>
              <w:jc w:val="center"/>
              <w:rPr>
                <w:ins w:id="403" w:author="RENATO JOSE QUILICHE ALTAMIRANO" w:date="2022-12-15T02:06:00Z"/>
                <w:b/>
                <w:bCs/>
                <w:rPrChange w:id="404" w:author="RENATO JOSE QUILICHE ALTAMIRANO" w:date="2022-12-15T02:39:00Z">
                  <w:rPr>
                    <w:ins w:id="405" w:author="RENATO JOSE QUILICHE ALTAMIRANO" w:date="2022-12-15T02:06:00Z"/>
                  </w:rPr>
                </w:rPrChange>
              </w:rPr>
              <w:pPrChange w:id="406" w:author="RENATO JOSE QUILICHE ALTAMIRANO" w:date="2022-12-15T02:11:00Z">
                <w:pPr>
                  <w:jc w:val="both"/>
                </w:pPr>
              </w:pPrChange>
            </w:pPr>
            <w:ins w:id="407" w:author="RENATO JOSE QUILICHE ALTAMIRANO" w:date="2022-12-15T02:06:00Z">
              <w:r w:rsidRPr="006307A9">
                <w:rPr>
                  <w:b/>
                  <w:bCs/>
                  <w:rPrChange w:id="408" w:author="RENATO JOSE QUILICHE ALTAMIRANO" w:date="2022-12-15T02:39:00Z">
                    <w:rPr/>
                  </w:rPrChange>
                </w:rPr>
                <w:t>Random Forest Classifier</w:t>
              </w:r>
            </w:ins>
          </w:p>
        </w:tc>
        <w:tc>
          <w:tcPr>
            <w:tcW w:w="0" w:type="auto"/>
            <w:tcBorders>
              <w:top w:val="single" w:sz="4" w:space="0" w:color="auto"/>
              <w:bottom w:val="single" w:sz="4" w:space="0" w:color="auto"/>
            </w:tcBorders>
            <w:vAlign w:val="center"/>
            <w:tcPrChange w:id="409" w:author="RENATO JOSE QUILICHE ALTAMIRANO" w:date="2022-12-15T02:14:00Z">
              <w:tcPr>
                <w:tcW w:w="4873" w:type="dxa"/>
                <w:gridSpan w:val="3"/>
                <w:tcBorders>
                  <w:top w:val="single" w:sz="4" w:space="0" w:color="auto"/>
                </w:tcBorders>
                <w:vAlign w:val="center"/>
              </w:tcPr>
            </w:tcPrChange>
          </w:tcPr>
          <w:p w14:paraId="1A23AA25" w14:textId="77777777" w:rsidR="00617401" w:rsidRPr="005A44C6" w:rsidRDefault="00617401">
            <w:pPr>
              <w:rPr>
                <w:ins w:id="410" w:author="RENATO JOSE QUILICHE ALTAMIRANO" w:date="2022-12-15T02:06:00Z"/>
                <w:rFonts w:eastAsiaTheme="minorEastAsia"/>
              </w:rPr>
              <w:pPrChange w:id="411" w:author="RENATO JOSE QUILICHE ALTAMIRANO" w:date="2022-12-15T02:13:00Z">
                <w:pPr>
                  <w:jc w:val="both"/>
                </w:pPr>
              </w:pPrChange>
            </w:pPr>
            <m:oMathPara>
              <m:oMath>
                <m:r>
                  <w:ins w:id="412" w:author="RENATO JOSE QUILICHE ALTAMIRANO" w:date="2022-12-15T02:06:00Z">
                    <m:rPr>
                      <m:nor/>
                    </m:rPr>
                    <w:rPr>
                      <w:rFonts w:ascii="Cambria Math" w:hAnsi="Cambria Math"/>
                    </w:rPr>
                    <m:t>criterion=[‘</m:t>
                  </w:ins>
                </m:r>
                <w:proofErr w:type="spellStart"/>
                <m:r>
                  <w:ins w:id="413" w:author="RENATO JOSE QUILICHE ALTAMIRANO" w:date="2022-12-15T02:06:00Z">
                    <m:rPr>
                      <m:nor/>
                    </m:rPr>
                    <w:rPr>
                      <w:rFonts w:ascii="Cambria Math" w:hAnsi="Cambria Math"/>
                    </w:rPr>
                    <m:t>gini</m:t>
                  </w:ins>
                </m:r>
                <w:proofErr w:type="spellEnd"/>
                <m:r>
                  <w:ins w:id="414" w:author="RENATO JOSE QUILICHE ALTAMIRANO" w:date="2022-12-15T02:06:00Z">
                    <m:rPr>
                      <m:nor/>
                    </m:rPr>
                    <w:rPr>
                      <w:rFonts w:ascii="Cambria Math" w:hAnsi="Cambria Math"/>
                    </w:rPr>
                    <m:t>’, ‘entropy’]</m:t>
                  </w:ins>
                </m:r>
              </m:oMath>
            </m:oMathPara>
          </w:p>
          <w:p w14:paraId="654310CD" w14:textId="77777777" w:rsidR="00617401" w:rsidRPr="005A44C6" w:rsidRDefault="00617401">
            <w:pPr>
              <w:rPr>
                <w:ins w:id="415" w:author="RENATO JOSE QUILICHE ALTAMIRANO" w:date="2022-12-15T02:06:00Z"/>
                <w:rFonts w:eastAsiaTheme="minorEastAsia"/>
              </w:rPr>
              <w:pPrChange w:id="416" w:author="RENATO JOSE QUILICHE ALTAMIRANO" w:date="2022-12-15T02:13:00Z">
                <w:pPr>
                  <w:jc w:val="both"/>
                </w:pPr>
              </w:pPrChange>
            </w:pPr>
            <m:oMathPara>
              <m:oMath>
                <m:r>
                  <w:ins w:id="417" w:author="RENATO JOSE QUILICHE ALTAMIRANO" w:date="2022-12-15T02:06:00Z">
                    <m:rPr>
                      <m:nor/>
                    </m:rPr>
                    <w:rPr>
                      <w:rFonts w:ascii="Cambria Math" w:eastAsiaTheme="minorEastAsia" w:hAnsi="Cambria Math"/>
                    </w:rPr>
                    <m:t>max_depth=</m:t>
                  </w:ins>
                </m:r>
                <w:proofErr w:type="spellStart"/>
                <m:r>
                  <w:ins w:id="418" w:author="RENATO JOSE QUILICHE ALTAMIRANO" w:date="2022-12-15T02:06:00Z">
                    <m:rPr>
                      <m:nor/>
                    </m:rPr>
                    <w:rPr>
                      <w:rFonts w:ascii="Cambria Math" w:eastAsiaTheme="minorEastAsia" w:hAnsi="Cambria Math"/>
                    </w:rPr>
                    <m:t>randint</m:t>
                  </w:ins>
                </m:r>
                <w:proofErr w:type="spellEnd"/>
                <m:r>
                  <w:ins w:id="419" w:author="RENATO JOSE QUILICHE ALTAMIRANO" w:date="2022-12-15T02:06:00Z">
                    <m:rPr>
                      <m:nor/>
                    </m:rPr>
                    <w:rPr>
                      <w:rFonts w:ascii="Cambria Math" w:eastAsiaTheme="minorEastAsia" w:hAnsi="Cambria Math"/>
                    </w:rPr>
                    <m:t>(2,10)</m:t>
                  </w:ins>
                </m:r>
              </m:oMath>
            </m:oMathPara>
          </w:p>
          <w:p w14:paraId="58E86DA0" w14:textId="77777777" w:rsidR="00617401" w:rsidRPr="002D08B2" w:rsidRDefault="00617401">
            <w:pPr>
              <w:rPr>
                <w:ins w:id="420" w:author="RENATO JOSE QUILICHE ALTAMIRANO" w:date="2022-12-15T02:06:00Z"/>
                <w:rFonts w:eastAsiaTheme="minorEastAsia"/>
                <w:lang w:val="pt-BR"/>
              </w:rPr>
              <w:pPrChange w:id="421" w:author="RENATO JOSE QUILICHE ALTAMIRANO" w:date="2022-12-15T02:13:00Z">
                <w:pPr>
                  <w:jc w:val="both"/>
                </w:pPr>
              </w:pPrChange>
            </w:pPr>
            <m:oMathPara>
              <m:oMath>
                <m:r>
                  <w:ins w:id="422" w:author="RENATO JOSE QUILICHE ALTAMIRANO" w:date="2022-12-15T02:06:00Z">
                    <m:rPr>
                      <m:nor/>
                    </m:rPr>
                    <w:rPr>
                      <w:rFonts w:ascii="Cambria Math" w:eastAsiaTheme="minorEastAsia" w:hAnsi="Cambria Math"/>
                      <w:lang w:val="pt-BR"/>
                    </w:rPr>
                    <m:t>max_samples=[‘0.2’, ‘0.5’, ‘0.8’]</m:t>
                  </w:ins>
                </m:r>
              </m:oMath>
            </m:oMathPara>
          </w:p>
          <w:p w14:paraId="67C27534" w14:textId="77777777" w:rsidR="00617401" w:rsidRPr="005A44C6" w:rsidRDefault="00617401">
            <w:pPr>
              <w:rPr>
                <w:ins w:id="423" w:author="RENATO JOSE QUILICHE ALTAMIRANO" w:date="2022-12-15T02:06:00Z"/>
                <w:rFonts w:eastAsiaTheme="minorEastAsia"/>
              </w:rPr>
              <w:pPrChange w:id="424" w:author="RENATO JOSE QUILICHE ALTAMIRANO" w:date="2022-12-15T02:13:00Z">
                <w:pPr>
                  <w:jc w:val="both"/>
                </w:pPr>
              </w:pPrChange>
            </w:pPr>
            <m:oMathPara>
              <m:oMath>
                <m:r>
                  <w:ins w:id="425" w:author="RENATO JOSE QUILICHE ALTAMIRANO" w:date="2022-12-15T02:06:00Z">
                    <m:rPr>
                      <m:nor/>
                    </m:rPr>
                    <w:rPr>
                      <w:rFonts w:ascii="Cambria Math" w:eastAsiaTheme="minorEastAsia" w:hAnsi="Cambria Math"/>
                    </w:rPr>
                    <m:t>min_samples_split=uniform[0, 0.6]</m:t>
                  </w:ins>
                </m:r>
              </m:oMath>
            </m:oMathPara>
          </w:p>
          <w:p w14:paraId="2A17432E" w14:textId="77777777" w:rsidR="00617401" w:rsidRPr="004525AD" w:rsidRDefault="00617401">
            <w:pPr>
              <w:rPr>
                <w:ins w:id="426" w:author="RENATO JOSE QUILICHE ALTAMIRANO" w:date="2022-12-15T02:06:00Z"/>
                <w:rFonts w:eastAsiaTheme="minorEastAsia"/>
              </w:rPr>
              <w:pPrChange w:id="427" w:author="RENATO JOSE QUILICHE ALTAMIRANO" w:date="2022-12-15T02:13:00Z">
                <w:pPr>
                  <w:jc w:val="both"/>
                </w:pPr>
              </w:pPrChange>
            </w:pPr>
            <m:oMathPara>
              <m:oMath>
                <m:r>
                  <w:ins w:id="428" w:author="RENATO JOSE QUILICHE ALTAMIRANO" w:date="2022-12-15T02:06:00Z">
                    <m:rPr>
                      <m:nor/>
                    </m:rPr>
                    <w:rPr>
                      <w:rFonts w:ascii="Cambria Math" w:eastAsiaTheme="minorEastAsia" w:hAnsi="Cambria Math"/>
                    </w:rPr>
                    <m:t>min_samples_leaf=uniform[0, 0.5]</m:t>
                  </w:ins>
                </m:r>
              </m:oMath>
            </m:oMathPara>
          </w:p>
          <w:p w14:paraId="5978F5C7" w14:textId="77777777" w:rsidR="00617401" w:rsidRPr="004525AD" w:rsidRDefault="00617401">
            <w:pPr>
              <w:rPr>
                <w:ins w:id="429" w:author="RENATO JOSE QUILICHE ALTAMIRANO" w:date="2022-12-15T02:06:00Z"/>
                <w:rFonts w:eastAsiaTheme="minorEastAsia"/>
                <w:iCs/>
              </w:rPr>
              <w:pPrChange w:id="430" w:author="RENATO JOSE QUILICHE ALTAMIRANO" w:date="2022-12-15T02:13:00Z">
                <w:pPr>
                  <w:jc w:val="both"/>
                </w:pPr>
              </w:pPrChange>
            </w:pPr>
            <m:oMathPara>
              <m:oMath>
                <m:r>
                  <w:ins w:id="431" w:author="RENATO JOSE QUILICHE ALTAMIRANO" w:date="2022-12-15T02:06:00Z">
                    <m:rPr>
                      <m:nor/>
                    </m:rPr>
                    <w:rPr>
                      <w:rFonts w:ascii="Cambria Math" w:hAnsi="Cambria Math"/>
                    </w:rPr>
                    <m:t>n_estimators=</m:t>
                  </w:ins>
                </m:r>
                <w:proofErr w:type="spellStart"/>
                <m:r>
                  <w:ins w:id="432" w:author="RENATO JOSE QUILICHE ALTAMIRANO" w:date="2022-12-15T02:06:00Z">
                    <m:rPr>
                      <m:nor/>
                    </m:rPr>
                    <w:rPr>
                      <w:rFonts w:ascii="Cambria Math" w:hAnsi="Cambria Math"/>
                    </w:rPr>
                    <m:t>randint</m:t>
                  </w:ins>
                </m:r>
                <w:proofErr w:type="spellEnd"/>
                <m:r>
                  <w:ins w:id="433" w:author="RENATO JOSE QUILICHE ALTAMIRANO" w:date="2022-12-15T02:06:00Z">
                    <m:rPr>
                      <m:nor/>
                    </m:rPr>
                    <w:rPr>
                      <w:rFonts w:ascii="Cambria Math" w:hAnsi="Cambria Math"/>
                    </w:rPr>
                    <m:t>[10,300]</m:t>
                  </w:ins>
                </m:r>
              </m:oMath>
            </m:oMathPara>
          </w:p>
          <w:p w14:paraId="1079CABB" w14:textId="77777777" w:rsidR="00617401" w:rsidRPr="001B4632" w:rsidRDefault="00617401">
            <w:pPr>
              <w:rPr>
                <w:ins w:id="434" w:author="RENATO JOSE QUILICHE ALTAMIRANO" w:date="2022-12-15T02:06:00Z"/>
                <w:iCs/>
              </w:rPr>
              <w:pPrChange w:id="435" w:author="RENATO JOSE QUILICHE ALTAMIRANO" w:date="2022-12-15T02:13:00Z">
                <w:pPr>
                  <w:jc w:val="both"/>
                </w:pPr>
              </w:pPrChange>
            </w:pPr>
            <m:oMathPara>
              <m:oMath>
                <m:r>
                  <w:ins w:id="436" w:author="RENATO JOSE QUILICHE ALTAMIRANO" w:date="2022-12-15T02:06:00Z">
                    <m:rPr>
                      <m:nor/>
                    </m:rPr>
                    <w:rPr>
                      <w:rFonts w:ascii="Cambria Math" w:hAnsi="Cambria Math"/>
                      <w:iCs/>
                    </w:rPr>
                    <m:t>max_features=[</m:t>
                  </w:ins>
                </m:r>
                <m:r>
                  <w:ins w:id="437" w:author="RENATO JOSE QUILICHE ALTAMIRANO" w:date="2022-12-15T02:06:00Z">
                    <m:rPr>
                      <m:nor/>
                    </m:rPr>
                    <w:rPr>
                      <w:rFonts w:ascii="Cambria Math" w:hAnsi="Cambria Math"/>
                    </w:rPr>
                    <m:t>‘</m:t>
                  </w:ins>
                </m:r>
                <m:r>
                  <w:ins w:id="438" w:author="RENATO JOSE QUILICHE ALTAMIRANO" w:date="2022-12-15T02:06:00Z">
                    <m:rPr>
                      <m:nor/>
                    </m:rPr>
                    <w:rPr>
                      <w:rFonts w:ascii="Cambria Math" w:eastAsiaTheme="minorEastAsia" w:hAnsi="Cambria Math"/>
                    </w:rPr>
                    <m:t>log2</m:t>
                  </w:ins>
                </m:r>
                <m:r>
                  <w:ins w:id="439" w:author="RENATO JOSE QUILICHE ALTAMIRANO" w:date="2022-12-15T02:06:00Z">
                    <m:rPr>
                      <m:nor/>
                    </m:rPr>
                    <w:rPr>
                      <w:rFonts w:ascii="Cambria Math" w:hAnsi="Cambria Math"/>
                    </w:rPr>
                    <m:t>’</m:t>
                  </w:ins>
                </m:r>
                <m:r>
                  <w:ins w:id="440" w:author="RENATO JOSE QUILICHE ALTAMIRANO" w:date="2022-12-15T02:06:00Z">
                    <m:rPr>
                      <m:nor/>
                    </m:rPr>
                    <w:rPr>
                      <w:rFonts w:ascii="Cambria Math" w:eastAsiaTheme="minorEastAsia" w:hAnsi="Cambria Math"/>
                    </w:rPr>
                    <m:t xml:space="preserve">, </m:t>
                  </w:ins>
                </m:r>
                <m:r>
                  <w:ins w:id="441" w:author="RENATO JOSE QUILICHE ALTAMIRANO" w:date="2022-12-15T02:06:00Z">
                    <m:rPr>
                      <m:nor/>
                    </m:rPr>
                    <w:rPr>
                      <w:rFonts w:ascii="Cambria Math" w:hAnsi="Cambria Math"/>
                    </w:rPr>
                    <m:t>‘sqrt’</m:t>
                  </w:ins>
                </m:r>
                <m:r>
                  <w:ins w:id="442" w:author="RENATO JOSE QUILICHE ALTAMIRANO" w:date="2022-12-15T02:06:00Z">
                    <m:rPr>
                      <m:nor/>
                    </m:rPr>
                    <w:rPr>
                      <w:rFonts w:ascii="Cambria Math" w:hAnsi="Cambria Math"/>
                      <w:iCs/>
                    </w:rPr>
                    <m:t>]</m:t>
                  </w:ins>
                </m:r>
              </m:oMath>
            </m:oMathPara>
          </w:p>
        </w:tc>
      </w:tr>
      <w:tr w:rsidR="0014165D" w14:paraId="78C705F0" w14:textId="77777777" w:rsidTr="0014165D">
        <w:trPr>
          <w:jc w:val="center"/>
          <w:ins w:id="443" w:author="RENATO JOSE QUILICHE ALTAMIRANO" w:date="2022-12-15T02:06:00Z"/>
        </w:trPr>
        <w:tc>
          <w:tcPr>
            <w:tcW w:w="0" w:type="auto"/>
            <w:tcBorders>
              <w:top w:val="single" w:sz="4" w:space="0" w:color="auto"/>
              <w:bottom w:val="single" w:sz="4" w:space="0" w:color="auto"/>
            </w:tcBorders>
            <w:vAlign w:val="center"/>
          </w:tcPr>
          <w:p w14:paraId="1732F962" w14:textId="77777777" w:rsidR="00617401" w:rsidRPr="006307A9" w:rsidRDefault="00617401">
            <w:pPr>
              <w:jc w:val="center"/>
              <w:rPr>
                <w:ins w:id="444" w:author="RENATO JOSE QUILICHE ALTAMIRANO" w:date="2022-12-15T02:06:00Z"/>
                <w:b/>
                <w:bCs/>
                <w:rPrChange w:id="445" w:author="RENATO JOSE QUILICHE ALTAMIRANO" w:date="2022-12-15T02:39:00Z">
                  <w:rPr>
                    <w:ins w:id="446" w:author="RENATO JOSE QUILICHE ALTAMIRANO" w:date="2022-12-15T02:06:00Z"/>
                  </w:rPr>
                </w:rPrChange>
              </w:rPr>
              <w:pPrChange w:id="447" w:author="RENATO JOSE QUILICHE ALTAMIRANO" w:date="2022-12-15T02:11:00Z">
                <w:pPr>
                  <w:jc w:val="both"/>
                </w:pPr>
              </w:pPrChange>
            </w:pPr>
            <w:ins w:id="448" w:author="RENATO JOSE QUILICHE ALTAMIRANO" w:date="2022-12-15T02:06:00Z">
              <w:r w:rsidRPr="006307A9">
                <w:rPr>
                  <w:b/>
                  <w:bCs/>
                  <w:rPrChange w:id="449" w:author="RENATO JOSE QUILICHE ALTAMIRANO" w:date="2022-12-15T02:39:00Z">
                    <w:rPr/>
                  </w:rPrChange>
                </w:rPr>
                <w:t>Elastic-Net Logistic Regression</w:t>
              </w:r>
            </w:ins>
          </w:p>
        </w:tc>
        <w:tc>
          <w:tcPr>
            <w:tcW w:w="0" w:type="auto"/>
            <w:tcBorders>
              <w:top w:val="single" w:sz="4" w:space="0" w:color="auto"/>
              <w:bottom w:val="single" w:sz="4" w:space="0" w:color="auto"/>
            </w:tcBorders>
            <w:vAlign w:val="center"/>
          </w:tcPr>
          <w:p w14:paraId="1995ED5C" w14:textId="77777777" w:rsidR="00617401" w:rsidRPr="00611101" w:rsidRDefault="00617401">
            <w:pPr>
              <w:jc w:val="center"/>
              <w:rPr>
                <w:ins w:id="450" w:author="RENATO JOSE QUILICHE ALTAMIRANO" w:date="2022-12-15T02:06:00Z"/>
                <w:rFonts w:ascii="Cambria Math" w:hAnsi="Cambria Math"/>
                <w:oMath/>
              </w:rPr>
              <w:pPrChange w:id="451" w:author="RENATO JOSE QUILICHE ALTAMIRANO" w:date="2022-12-15T02:13:00Z">
                <w:pPr>
                  <w:jc w:val="both"/>
                </w:pPr>
              </w:pPrChange>
            </w:pPr>
            <m:oMathPara>
              <m:oMath>
                <m:r>
                  <w:ins w:id="452" w:author="RENATO JOSE QUILICHE ALTAMIRANO" w:date="2022-12-15T02:06:00Z">
                    <m:rPr>
                      <m:nor/>
                    </m:rPr>
                    <w:rPr>
                      <w:rFonts w:ascii="Cambria Math" w:hAnsi="Cambria Math"/>
                    </w:rPr>
                    <m:t>C=[0.01, 0.1, 1, 10, 100]</m:t>
                  </w:ins>
                </m:r>
              </m:oMath>
            </m:oMathPara>
          </w:p>
          <w:p w14:paraId="27BFA436" w14:textId="77777777" w:rsidR="00617401" w:rsidRDefault="00617401">
            <w:pPr>
              <w:jc w:val="center"/>
              <w:rPr>
                <w:ins w:id="453" w:author="RENATO JOSE QUILICHE ALTAMIRANO" w:date="2022-12-15T02:06:00Z"/>
              </w:rPr>
              <w:pPrChange w:id="454" w:author="RENATO JOSE QUILICHE ALTAMIRANO" w:date="2022-12-15T02:13:00Z">
                <w:pPr>
                  <w:jc w:val="both"/>
                </w:pPr>
              </w:pPrChange>
            </w:pPr>
            <m:oMathPara>
              <m:oMath>
                <m:r>
                  <w:ins w:id="455" w:author="RENATO JOSE QUILICHE ALTAMIRANO" w:date="2022-12-15T02:06:00Z">
                    <m:rPr>
                      <m:nor/>
                    </m:rPr>
                    <w:rPr>
                      <w:rFonts w:ascii="Cambria Math" w:hAnsi="Cambria Math"/>
                    </w:rPr>
                    <m:t>l1_ratio=uniform[0,1]</m:t>
                  </w:ins>
                </m:r>
              </m:oMath>
            </m:oMathPara>
          </w:p>
        </w:tc>
      </w:tr>
    </w:tbl>
    <w:p w14:paraId="7F05174D" w14:textId="77777777" w:rsidR="00617401" w:rsidRPr="00E418C7" w:rsidRDefault="00617401" w:rsidP="00C72CAD">
      <w:pPr>
        <w:jc w:val="both"/>
      </w:pPr>
    </w:p>
    <w:p w14:paraId="0ED1270D" w14:textId="22BD778C" w:rsidR="007555E9" w:rsidDel="009563AD" w:rsidRDefault="007555E9" w:rsidP="007555E9">
      <w:pPr>
        <w:jc w:val="both"/>
        <w:rPr>
          <w:del w:id="456" w:author="RENATO JOSE QUILICHE ALTAMIRANO" w:date="2022-12-14T23:57:00Z"/>
          <w:b/>
          <w:bCs/>
        </w:rPr>
      </w:pPr>
      <w:del w:id="457" w:author="RENATO JOSE QUILICHE ALTAMIRANO" w:date="2022-12-14T23:57:00Z">
        <w:r w:rsidRPr="00AC6A70" w:rsidDel="009563AD">
          <w:rPr>
            <w:b/>
            <w:bCs/>
          </w:rPr>
          <w:delText>S</w:delText>
        </w:r>
        <w:r w:rsidDel="009563AD">
          <w:rPr>
            <w:b/>
            <w:bCs/>
          </w:rPr>
          <w:delText>upport Vector Classifier (SVC)</w:delText>
        </w:r>
      </w:del>
    </w:p>
    <w:p w14:paraId="08D3DA32" w14:textId="05AFD8BD" w:rsidR="007555E9" w:rsidDel="009563AD" w:rsidRDefault="007555E9" w:rsidP="007555E9">
      <w:pPr>
        <w:jc w:val="both"/>
        <w:rPr>
          <w:del w:id="458" w:author="RENATO JOSE QUILICHE ALTAMIRANO" w:date="2022-12-14T23:57:00Z"/>
        </w:rPr>
      </w:pPr>
      <w:del w:id="459" w:author="RENATO JOSE QUILICHE ALTAMIRANO" w:date="2022-12-14T23:57:00Z">
        <w:r w:rsidDel="009563AD">
          <w:delText xml:space="preserve">The SVC is a model based </w:delText>
        </w:r>
        <w:r w:rsidR="006F1770" w:rsidDel="009563AD">
          <w:delText xml:space="preserve">on the </w:delText>
        </w:r>
        <w:r w:rsidDel="009563AD">
          <w:delText xml:space="preserve"> construction of Support Vector Machines (SVM) that are in essence hyper-planes that sp</w:delText>
        </w:r>
        <w:r w:rsidR="006F1770" w:rsidDel="009563AD">
          <w:delText>l</w:delText>
        </w:r>
        <w:r w:rsidDel="009563AD">
          <w:delText xml:space="preserve">it the dataset based on their patterns following a target. The maximization problem aims to find the hyper-plane that maximizes the distance between feature space considering the target classes. The SVC first creates </w:delText>
        </w:r>
        <w:r w:rsidR="00084750" w:rsidDel="009563AD">
          <w:delText xml:space="preserve">a </w:delText>
        </w:r>
        <w:r w:rsidDel="009563AD">
          <w:delText>linear separating hyper-plane and then uses kernels to project nonlinear data into a form that is linearly distinguishable (Shafapourtehrany et al., 2022). Once trained, the classifier predicts classes according to the following decision function:</w:delText>
        </w:r>
      </w:del>
    </w:p>
    <w:p w14:paraId="426653AE" w14:textId="0044BCDA" w:rsidR="007555E9" w:rsidRPr="0071114A" w:rsidDel="009563AD" w:rsidRDefault="007555E9" w:rsidP="007555E9">
      <w:pPr>
        <w:jc w:val="both"/>
        <w:rPr>
          <w:del w:id="460" w:author="RENATO JOSE QUILICHE ALTAMIRANO" w:date="2022-12-14T23:57:00Z"/>
          <w:rFonts w:eastAsiaTheme="minorEastAsia"/>
          <w:iCs/>
        </w:rPr>
      </w:pPr>
      <m:oMathPara>
        <m:oMath>
          <m:r>
            <w:del w:id="461" w:author="RENATO JOSE QUILICHE ALTAMIRANO" w:date="2022-12-14T23:57:00Z">
              <w:rPr>
                <w:rFonts w:ascii="Cambria Math" w:hAnsi="Cambria Math"/>
              </w:rPr>
              <m:t>F</m:t>
            </w:del>
          </m:r>
          <m:d>
            <m:dPr>
              <m:ctrlPr>
                <w:del w:id="462" w:author="RENATO JOSE QUILICHE ALTAMIRANO" w:date="2022-12-14T23:57:00Z">
                  <w:rPr>
                    <w:rFonts w:ascii="Cambria Math" w:hAnsi="Cambria Math"/>
                    <w:i/>
                  </w:rPr>
                </w:del>
              </m:ctrlPr>
            </m:dPr>
            <m:e>
              <m:sSubSup>
                <m:sSubSupPr>
                  <m:ctrlPr>
                    <w:del w:id="463" w:author="RENATO JOSE QUILICHE ALTAMIRANO" w:date="2022-12-14T23:57:00Z">
                      <w:rPr>
                        <w:rFonts w:ascii="Cambria Math" w:hAnsi="Cambria Math" w:cs="Times New Roman"/>
                        <w:iCs/>
                      </w:rPr>
                    </w:del>
                  </m:ctrlPr>
                </m:sSubSupPr>
                <m:e>
                  <m:r>
                    <w:del w:id="464" w:author="RENATO JOSE QUILICHE ALTAMIRANO" w:date="2022-12-14T23:57:00Z">
                      <m:rPr>
                        <m:sty m:val="p"/>
                      </m:rPr>
                      <w:rPr>
                        <w:rFonts w:ascii="Cambria Math" w:hAnsi="Cambria Math" w:cs="Times New Roman"/>
                      </w:rPr>
                      <m:t>x</m:t>
                    </w:del>
                  </m:r>
                </m:e>
                <m:sub>
                  <m:r>
                    <w:del w:id="465" w:author="RENATO JOSE QUILICHE ALTAMIRANO" w:date="2022-12-14T23:57:00Z">
                      <m:rPr>
                        <m:sty m:val="p"/>
                      </m:rPr>
                      <w:rPr>
                        <w:rFonts w:ascii="Cambria Math" w:hAnsi="Cambria Math" w:cs="Times New Roman"/>
                      </w:rPr>
                      <m:t>i</m:t>
                    </w:del>
                  </m:r>
                </m:sub>
                <m:sup>
                  <m:r>
                    <w:del w:id="466" w:author="RENATO JOSE QUILICHE ALTAMIRANO" w:date="2022-12-14T23:57:00Z">
                      <m:rPr>
                        <m:sty m:val="p"/>
                      </m:rPr>
                      <w:rPr>
                        <w:rFonts w:ascii="Cambria Math" w:hAnsi="Cambria Math" w:cs="Times New Roman"/>
                      </w:rPr>
                      <m:t>T</m:t>
                    </w:del>
                  </m:r>
                </m:sup>
              </m:sSubSup>
            </m:e>
          </m:d>
          <m:r>
            <w:del w:id="467" w:author="RENATO JOSE QUILICHE ALTAMIRANO" w:date="2022-12-14T23:57:00Z">
              <w:rPr>
                <w:rFonts w:ascii="Cambria Math" w:hAnsi="Cambria Math"/>
              </w:rPr>
              <m:t>=sgn</m:t>
            </w:del>
          </m:r>
          <m:d>
            <m:dPr>
              <m:ctrlPr>
                <w:del w:id="468" w:author="RENATO JOSE QUILICHE ALTAMIRANO" w:date="2022-12-14T23:57:00Z">
                  <w:rPr>
                    <w:rFonts w:ascii="Cambria Math" w:hAnsi="Cambria Math"/>
                    <w:i/>
                  </w:rPr>
                </w:del>
              </m:ctrlPr>
            </m:dPr>
            <m:e>
              <m:nary>
                <m:naryPr>
                  <m:chr m:val="∑"/>
                  <m:limLoc m:val="undOvr"/>
                  <m:ctrlPr>
                    <w:del w:id="469" w:author="RENATO JOSE QUILICHE ALTAMIRANO" w:date="2022-12-14T23:57:00Z">
                      <w:rPr>
                        <w:rFonts w:ascii="Cambria Math" w:hAnsi="Cambria Math" w:cs="Times New Roman"/>
                        <w:i/>
                        <w:iCs/>
                      </w:rPr>
                    </w:del>
                  </m:ctrlPr>
                </m:naryPr>
                <m:sub>
                  <m:r>
                    <w:del w:id="470" w:author="RENATO JOSE QUILICHE ALTAMIRANO" w:date="2022-12-14T23:57:00Z">
                      <w:rPr>
                        <w:rFonts w:ascii="Cambria Math" w:hAnsi="Cambria Math" w:cs="Times New Roman"/>
                      </w:rPr>
                      <m:t>k=1</m:t>
                    </w:del>
                  </m:r>
                </m:sub>
                <m:sup>
                  <m:r>
                    <w:del w:id="471" w:author="RENATO JOSE QUILICHE ALTAMIRANO" w:date="2022-12-14T23:57:00Z">
                      <w:rPr>
                        <w:rFonts w:ascii="Cambria Math" w:hAnsi="Cambria Math" w:cs="Times New Roman"/>
                      </w:rPr>
                      <m:t>K</m:t>
                    </w:del>
                  </m:r>
                </m:sup>
                <m:e>
                  <m:sSub>
                    <m:sSubPr>
                      <m:ctrlPr>
                        <w:del w:id="472" w:author="RENATO JOSE QUILICHE ALTAMIRANO" w:date="2022-12-14T23:57:00Z">
                          <w:rPr>
                            <w:rFonts w:ascii="Cambria Math" w:hAnsi="Cambria Math" w:cs="Times New Roman"/>
                            <w:i/>
                            <w:iCs/>
                          </w:rPr>
                        </w:del>
                      </m:ctrlPr>
                    </m:sSubPr>
                    <m:e>
                      <m:r>
                        <w:del w:id="473" w:author="RENATO JOSE QUILICHE ALTAMIRANO" w:date="2022-12-14T23:57:00Z">
                          <w:rPr>
                            <w:rFonts w:ascii="Cambria Math" w:hAnsi="Cambria Math" w:cs="Times New Roman"/>
                          </w:rPr>
                          <m:t>Y</m:t>
                        </w:del>
                      </m:r>
                    </m:e>
                    <m:sub>
                      <m:r>
                        <w:del w:id="474" w:author="RENATO JOSE QUILICHE ALTAMIRANO" w:date="2022-12-14T23:57:00Z">
                          <w:rPr>
                            <w:rFonts w:ascii="Cambria Math" w:hAnsi="Cambria Math" w:cs="Times New Roman"/>
                          </w:rPr>
                          <m:t>i</m:t>
                        </w:del>
                      </m:r>
                    </m:sub>
                  </m:sSub>
                </m:e>
              </m:nary>
              <m:sSub>
                <m:sSubPr>
                  <m:ctrlPr>
                    <w:del w:id="475" w:author="RENATO JOSE QUILICHE ALTAMIRANO" w:date="2022-12-14T23:57:00Z">
                      <w:rPr>
                        <w:rFonts w:ascii="Cambria Math" w:hAnsi="Cambria Math" w:cs="Times New Roman"/>
                      </w:rPr>
                    </w:del>
                  </m:ctrlPr>
                </m:sSubPr>
                <m:e>
                  <m:r>
                    <w:del w:id="476" w:author="RENATO JOSE QUILICHE ALTAMIRANO" w:date="2022-12-14T23:57:00Z">
                      <m:rPr>
                        <m:sty m:val="p"/>
                      </m:rPr>
                      <w:rPr>
                        <w:rFonts w:ascii="Cambria Math" w:hAnsi="Cambria Math" w:cs="Times New Roman"/>
                      </w:rPr>
                      <m:t>β</m:t>
                    </w:del>
                  </m:r>
                </m:e>
                <m:sub>
                  <m:r>
                    <w:del w:id="477" w:author="RENATO JOSE QUILICHE ALTAMIRANO" w:date="2022-12-14T23:57:00Z">
                      <w:rPr>
                        <w:rFonts w:ascii="Cambria Math" w:hAnsi="Cambria Math" w:cs="Times New Roman"/>
                      </w:rPr>
                      <m:t>k</m:t>
                    </w:del>
                  </m:r>
                </m:sub>
              </m:sSub>
              <m:r>
                <w:del w:id="478" w:author="RENATO JOSE QUILICHE ALTAMIRANO" w:date="2022-12-14T23:57:00Z">
                  <w:rPr>
                    <w:rFonts w:ascii="Cambria Math" w:hAnsi="Cambria Math" w:cs="Times New Roman"/>
                  </w:rPr>
                  <m:t>K</m:t>
                </w:del>
              </m:r>
              <m:d>
                <m:dPr>
                  <m:ctrlPr>
                    <w:del w:id="479" w:author="RENATO JOSE QUILICHE ALTAMIRANO" w:date="2022-12-14T23:57:00Z">
                      <w:rPr>
                        <w:rFonts w:ascii="Cambria Math" w:hAnsi="Cambria Math" w:cs="Times New Roman"/>
                        <w:i/>
                      </w:rPr>
                    </w:del>
                  </m:ctrlPr>
                </m:dPr>
                <m:e>
                  <m:sSub>
                    <m:sSubPr>
                      <m:ctrlPr>
                        <w:del w:id="480" w:author="RENATO JOSE QUILICHE ALTAMIRANO" w:date="2022-12-14T23:57:00Z">
                          <w:rPr>
                            <w:rFonts w:ascii="Cambria Math" w:hAnsi="Cambria Math" w:cs="Times New Roman"/>
                            <w:iCs/>
                          </w:rPr>
                        </w:del>
                      </m:ctrlPr>
                    </m:sSubPr>
                    <m:e>
                      <m:r>
                        <w:del w:id="481" w:author="RENATO JOSE QUILICHE ALTAMIRANO" w:date="2022-12-14T23:57:00Z">
                          <m:rPr>
                            <m:sty m:val="p"/>
                          </m:rPr>
                          <w:rPr>
                            <w:rFonts w:ascii="Cambria Math" w:hAnsi="Cambria Math" w:cs="Times New Roman"/>
                          </w:rPr>
                          <m:t>x</m:t>
                        </w:del>
                      </m:r>
                    </m:e>
                    <m:sub>
                      <m:r>
                        <w:del w:id="482" w:author="RENATO JOSE QUILICHE ALTAMIRANO" w:date="2022-12-14T23:57:00Z">
                          <w:rPr>
                            <w:rFonts w:ascii="Cambria Math" w:hAnsi="Cambria Math" w:cs="Times New Roman"/>
                          </w:rPr>
                          <m:t>i</m:t>
                        </w:del>
                      </m:r>
                    </m:sub>
                  </m:sSub>
                  <m:r>
                    <w:del w:id="483" w:author="RENATO JOSE QUILICHE ALTAMIRANO" w:date="2022-12-14T23:57:00Z">
                      <w:rPr>
                        <w:rFonts w:ascii="Cambria Math" w:hAnsi="Cambria Math" w:cs="Times New Roman"/>
                      </w:rPr>
                      <m:t>,</m:t>
                    </w:del>
                  </m:r>
                  <m:sSubSup>
                    <m:sSubSupPr>
                      <m:ctrlPr>
                        <w:del w:id="484" w:author="RENATO JOSE QUILICHE ALTAMIRANO" w:date="2022-12-14T23:57:00Z">
                          <w:rPr>
                            <w:rFonts w:ascii="Cambria Math" w:hAnsi="Cambria Math" w:cs="Times New Roman"/>
                            <w:iCs/>
                          </w:rPr>
                        </w:del>
                      </m:ctrlPr>
                    </m:sSubSupPr>
                    <m:e>
                      <m:r>
                        <w:del w:id="485" w:author="RENATO JOSE QUILICHE ALTAMIRANO" w:date="2022-12-14T23:57:00Z">
                          <m:rPr>
                            <m:sty m:val="p"/>
                          </m:rPr>
                          <w:rPr>
                            <w:rFonts w:ascii="Cambria Math" w:hAnsi="Cambria Math" w:cs="Times New Roman"/>
                          </w:rPr>
                          <m:t>x</m:t>
                        </w:del>
                      </m:r>
                    </m:e>
                    <m:sub>
                      <m:r>
                        <w:del w:id="486" w:author="RENATO JOSE QUILICHE ALTAMIRANO" w:date="2022-12-14T23:57:00Z">
                          <m:rPr>
                            <m:sty m:val="p"/>
                          </m:rPr>
                          <w:rPr>
                            <w:rFonts w:ascii="Cambria Math" w:hAnsi="Cambria Math" w:cs="Times New Roman"/>
                          </w:rPr>
                          <m:t>i</m:t>
                        </w:del>
                      </m:r>
                    </m:sub>
                    <m:sup>
                      <m:r>
                        <w:del w:id="487" w:author="RENATO JOSE QUILICHE ALTAMIRANO" w:date="2022-12-14T23:57:00Z">
                          <m:rPr>
                            <m:sty m:val="p"/>
                          </m:rPr>
                          <w:rPr>
                            <w:rFonts w:ascii="Cambria Math" w:hAnsi="Cambria Math" w:cs="Times New Roman"/>
                          </w:rPr>
                          <m:t>T</m:t>
                        </w:del>
                      </m:r>
                    </m:sup>
                  </m:sSubSup>
                  <m:ctrlPr>
                    <w:del w:id="488" w:author="RENATO JOSE QUILICHE ALTAMIRANO" w:date="2022-12-14T23:57:00Z">
                      <w:rPr>
                        <w:rFonts w:ascii="Cambria Math" w:hAnsi="Cambria Math" w:cs="Times New Roman"/>
                        <w:i/>
                        <w:iCs/>
                      </w:rPr>
                    </w:del>
                  </m:ctrlPr>
                </m:e>
              </m:d>
              <m:r>
                <w:del w:id="489" w:author="RENATO JOSE QUILICHE ALTAMIRANO" w:date="2022-12-14T23:57:00Z">
                  <w:rPr>
                    <w:rFonts w:ascii="Cambria Math" w:hAnsi="Cambria Math" w:cs="Times New Roman"/>
                  </w:rPr>
                  <m:t>+</m:t>
                </w:del>
              </m:r>
              <m:sSub>
                <m:sSubPr>
                  <m:ctrlPr>
                    <w:del w:id="490" w:author="RENATO JOSE QUILICHE ALTAMIRANO" w:date="2022-12-14T23:57:00Z">
                      <w:rPr>
                        <w:rFonts w:ascii="Cambria Math" w:hAnsi="Cambria Math" w:cs="Times New Roman"/>
                        <w:iCs/>
                      </w:rPr>
                    </w:del>
                  </m:ctrlPr>
                </m:sSubPr>
                <m:e>
                  <m:r>
                    <w:del w:id="491" w:author="RENATO JOSE QUILICHE ALTAMIRANO" w:date="2022-12-14T23:57:00Z">
                      <m:rPr>
                        <m:sty m:val="p"/>
                      </m:rPr>
                      <w:rPr>
                        <w:rFonts w:ascii="Cambria Math" w:hAnsi="Cambria Math" w:cs="Times New Roman"/>
                      </w:rPr>
                      <m:t>β</m:t>
                    </w:del>
                  </m:r>
                </m:e>
                <m:sub>
                  <m:r>
                    <w:del w:id="492" w:author="RENATO JOSE QUILICHE ALTAMIRANO" w:date="2022-12-14T23:57:00Z">
                      <m:rPr>
                        <m:sty m:val="p"/>
                      </m:rPr>
                      <w:rPr>
                        <w:rFonts w:ascii="Cambria Math" w:hAnsi="Cambria Math" w:cs="Times New Roman"/>
                      </w:rPr>
                      <m:t>0</m:t>
                    </w:del>
                  </m:r>
                </m:sub>
              </m:sSub>
              <m:ctrlPr>
                <w:del w:id="493" w:author="RENATO JOSE QUILICHE ALTAMIRANO" w:date="2022-12-14T23:57:00Z">
                  <w:rPr>
                    <w:rFonts w:ascii="Cambria Math" w:hAnsi="Cambria Math" w:cs="Times New Roman"/>
                    <w:i/>
                    <w:iCs/>
                  </w:rPr>
                </w:del>
              </m:ctrlPr>
            </m:e>
          </m:d>
        </m:oMath>
      </m:oMathPara>
    </w:p>
    <w:p w14:paraId="6AA517CB" w14:textId="0B7EA853" w:rsidR="007555E9" w:rsidDel="009563AD" w:rsidRDefault="007555E9" w:rsidP="007555E9">
      <w:pPr>
        <w:jc w:val="both"/>
        <w:rPr>
          <w:del w:id="494" w:author="RENATO JOSE QUILICHE ALTAMIRANO" w:date="2022-12-14T23:57:00Z"/>
          <w:rFonts w:eastAsiaTheme="minorEastAsia"/>
        </w:rPr>
      </w:pPr>
      <w:commentRangeStart w:id="495"/>
      <w:del w:id="496" w:author="RENATO JOSE QUILICHE ALTAMIRANO" w:date="2022-12-14T23:57:00Z">
        <w:r w:rsidDel="009563AD">
          <w:rPr>
            <w:rFonts w:eastAsiaTheme="minorEastAsia"/>
            <w:iCs/>
          </w:rPr>
          <w:delText xml:space="preserve">Where, . Sparse </w:delText>
        </w:r>
        <w:commentRangeEnd w:id="495"/>
        <w:r w:rsidR="00256C7A" w:rsidDel="009563AD">
          <w:rPr>
            <w:rStyle w:val="CommentReference"/>
          </w:rPr>
          <w:commentReference w:id="495"/>
        </w:r>
        <w:r w:rsidDel="009563AD">
          <w:rPr>
            <w:rFonts w:eastAsiaTheme="minorEastAsia"/>
            <w:iCs/>
          </w:rPr>
          <w:delTex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to regularize parameters to reach sparse results on coefficients </w:delText>
        </w:r>
      </w:del>
      <m:oMath>
        <m:sSub>
          <m:sSubPr>
            <m:ctrlPr>
              <w:del w:id="497" w:author="RENATO JOSE QUILICHE ALTAMIRANO" w:date="2022-12-14T23:57:00Z">
                <w:rPr>
                  <w:rFonts w:ascii="Cambria Math" w:hAnsi="Cambria Math" w:cs="Times New Roman"/>
                </w:rPr>
              </w:del>
            </m:ctrlPr>
          </m:sSubPr>
          <m:e>
            <m:r>
              <w:del w:id="498" w:author="RENATO JOSE QUILICHE ALTAMIRANO" w:date="2022-12-14T23:57:00Z">
                <m:rPr>
                  <m:sty m:val="p"/>
                </m:rPr>
                <w:rPr>
                  <w:rFonts w:ascii="Cambria Math" w:hAnsi="Cambria Math" w:cs="Times New Roman"/>
                </w:rPr>
                <m:t>β</m:t>
              </w:del>
            </m:r>
          </m:e>
          <m:sub>
            <m:r>
              <w:del w:id="499" w:author="RENATO JOSE QUILICHE ALTAMIRANO" w:date="2022-12-14T23:57:00Z">
                <w:rPr>
                  <w:rFonts w:ascii="Cambria Math" w:hAnsi="Cambria Math" w:cs="Times New Roman"/>
                </w:rPr>
                <m:t>k</m:t>
              </w:del>
            </m:r>
          </m:sub>
        </m:sSub>
      </m:oMath>
      <w:del w:id="500" w:author="RENATO JOSE QUILICHE ALTAMIRANO" w:date="2022-12-14T23:57:00Z">
        <w:r w:rsidDel="009563AD">
          <w:rPr>
            <w:rFonts w:eastAsiaTheme="minorEastAsia"/>
          </w:rPr>
          <w:delText>. The following kernel function is called Radial Basis Function (RBF) that is selected as the preferred kernel function as it is good at discovering non-linear hyper-planes target classes:</w:delText>
        </w:r>
      </w:del>
    </w:p>
    <w:p w14:paraId="5A8EC1ED" w14:textId="2EF82100" w:rsidR="007555E9" w:rsidRPr="00024C0A" w:rsidDel="009563AD" w:rsidRDefault="007555E9" w:rsidP="007555E9">
      <w:pPr>
        <w:jc w:val="both"/>
        <w:rPr>
          <w:del w:id="501" w:author="RENATO JOSE QUILICHE ALTAMIRANO" w:date="2022-12-14T23:57:00Z"/>
          <w:rFonts w:eastAsiaTheme="minorEastAsia"/>
          <w:iCs/>
        </w:rPr>
      </w:pPr>
      <m:oMathPara>
        <m:oMath>
          <m:r>
            <w:del w:id="502" w:author="RENATO JOSE QUILICHE ALTAMIRANO" w:date="2022-12-14T23:57:00Z">
              <w:rPr>
                <w:rFonts w:ascii="Cambria Math" w:eastAsiaTheme="minorEastAsia" w:hAnsi="Cambria Math"/>
              </w:rPr>
              <m:t>K</m:t>
            </w:del>
          </m:r>
          <m:d>
            <m:dPr>
              <m:ctrlPr>
                <w:del w:id="503" w:author="RENATO JOSE QUILICHE ALTAMIRANO" w:date="2022-12-14T23:57:00Z">
                  <w:rPr>
                    <w:rFonts w:ascii="Cambria Math" w:eastAsiaTheme="minorEastAsia" w:hAnsi="Cambria Math"/>
                    <w:i/>
                    <w:iCs/>
                  </w:rPr>
                </w:del>
              </m:ctrlPr>
            </m:dPr>
            <m:e>
              <m:sSub>
                <m:sSubPr>
                  <m:ctrlPr>
                    <w:del w:id="504" w:author="RENATO JOSE QUILICHE ALTAMIRANO" w:date="2022-12-14T23:57:00Z">
                      <w:rPr>
                        <w:rFonts w:ascii="Cambria Math" w:hAnsi="Cambria Math" w:cs="Times New Roman"/>
                        <w:iCs/>
                      </w:rPr>
                    </w:del>
                  </m:ctrlPr>
                </m:sSubPr>
                <m:e>
                  <m:r>
                    <w:del w:id="505" w:author="RENATO JOSE QUILICHE ALTAMIRANO" w:date="2022-12-14T23:57:00Z">
                      <m:rPr>
                        <m:sty m:val="p"/>
                      </m:rPr>
                      <w:rPr>
                        <w:rFonts w:ascii="Cambria Math" w:hAnsi="Cambria Math" w:cs="Times New Roman"/>
                      </w:rPr>
                      <m:t>x</m:t>
                    </w:del>
                  </m:r>
                </m:e>
                <m:sub>
                  <m:r>
                    <w:del w:id="506" w:author="RENATO JOSE QUILICHE ALTAMIRANO" w:date="2022-12-14T23:57:00Z">
                      <w:rPr>
                        <w:rFonts w:ascii="Cambria Math" w:hAnsi="Cambria Math" w:cs="Times New Roman"/>
                      </w:rPr>
                      <m:t>i</m:t>
                    </w:del>
                  </m:r>
                </m:sub>
              </m:sSub>
              <m:r>
                <w:del w:id="507" w:author="RENATO JOSE QUILICHE ALTAMIRANO" w:date="2022-12-14T23:57:00Z">
                  <w:rPr>
                    <w:rFonts w:ascii="Cambria Math" w:hAnsi="Cambria Math" w:cs="Times New Roman"/>
                  </w:rPr>
                  <m:t>,</m:t>
                </w:del>
              </m:r>
              <m:sSubSup>
                <m:sSubSupPr>
                  <m:ctrlPr>
                    <w:del w:id="508" w:author="RENATO JOSE QUILICHE ALTAMIRANO" w:date="2022-12-14T23:57:00Z">
                      <w:rPr>
                        <w:rFonts w:ascii="Cambria Math" w:hAnsi="Cambria Math" w:cs="Times New Roman"/>
                        <w:iCs/>
                      </w:rPr>
                    </w:del>
                  </m:ctrlPr>
                </m:sSubSupPr>
                <m:e>
                  <m:r>
                    <w:del w:id="509" w:author="RENATO JOSE QUILICHE ALTAMIRANO" w:date="2022-12-14T23:57:00Z">
                      <m:rPr>
                        <m:sty m:val="p"/>
                      </m:rPr>
                      <w:rPr>
                        <w:rFonts w:ascii="Cambria Math" w:hAnsi="Cambria Math" w:cs="Times New Roman"/>
                      </w:rPr>
                      <m:t>x</m:t>
                    </w:del>
                  </m:r>
                </m:e>
                <m:sub>
                  <m:r>
                    <w:del w:id="510" w:author="RENATO JOSE QUILICHE ALTAMIRANO" w:date="2022-12-14T23:57:00Z">
                      <m:rPr>
                        <m:sty m:val="p"/>
                      </m:rPr>
                      <w:rPr>
                        <w:rFonts w:ascii="Cambria Math" w:hAnsi="Cambria Math" w:cs="Times New Roman"/>
                      </w:rPr>
                      <m:t>i</m:t>
                    </w:del>
                  </m:r>
                </m:sub>
                <m:sup>
                  <m:r>
                    <w:del w:id="511" w:author="RENATO JOSE QUILICHE ALTAMIRANO" w:date="2022-12-14T23:57:00Z">
                      <m:rPr>
                        <m:sty m:val="p"/>
                      </m:rPr>
                      <w:rPr>
                        <w:rFonts w:ascii="Cambria Math" w:hAnsi="Cambria Math" w:cs="Times New Roman"/>
                      </w:rPr>
                      <m:t>T</m:t>
                    </w:del>
                  </m:r>
                </m:sup>
              </m:sSubSup>
              <m:ctrlPr>
                <w:del w:id="512" w:author="RENATO JOSE QUILICHE ALTAMIRANO" w:date="2022-12-14T23:57:00Z">
                  <w:rPr>
                    <w:rFonts w:ascii="Cambria Math" w:hAnsi="Cambria Math" w:cs="Times New Roman"/>
                    <w:i/>
                    <w:iCs/>
                  </w:rPr>
                </w:del>
              </m:ctrlPr>
            </m:e>
          </m:d>
          <m:r>
            <w:del w:id="513" w:author="RENATO JOSE QUILICHE ALTAMIRANO" w:date="2022-12-14T23:57:00Z">
              <w:rPr>
                <w:rFonts w:ascii="Cambria Math" w:hAnsi="Cambria Math" w:cs="Times New Roman"/>
              </w:rPr>
              <m:t>=</m:t>
            </w:del>
          </m:r>
          <m:func>
            <m:funcPr>
              <m:ctrlPr>
                <w:del w:id="514" w:author="RENATO JOSE QUILICHE ALTAMIRANO" w:date="2022-12-14T23:57:00Z">
                  <w:rPr>
                    <w:rFonts w:ascii="Cambria Math" w:hAnsi="Cambria Math" w:cs="Times New Roman"/>
                    <w:iCs/>
                  </w:rPr>
                </w:del>
              </m:ctrlPr>
            </m:funcPr>
            <m:fName>
              <m:r>
                <w:del w:id="515" w:author="RENATO JOSE QUILICHE ALTAMIRANO" w:date="2022-12-14T23:57:00Z">
                  <m:rPr>
                    <m:sty m:val="p"/>
                  </m:rPr>
                  <w:rPr>
                    <w:rFonts w:ascii="Cambria Math" w:hAnsi="Cambria Math" w:cs="Times New Roman"/>
                  </w:rPr>
                  <m:t>exp</m:t>
                </w:del>
              </m:r>
              <m:ctrlPr>
                <w:del w:id="516" w:author="RENATO JOSE QUILICHE ALTAMIRANO" w:date="2022-12-14T23:57:00Z">
                  <w:rPr>
                    <w:rFonts w:ascii="Cambria Math" w:hAnsi="Cambria Math" w:cs="Times New Roman"/>
                    <w:i/>
                    <w:iCs/>
                  </w:rPr>
                </w:del>
              </m:ctrlPr>
            </m:fName>
            <m:e>
              <m:d>
                <m:dPr>
                  <m:ctrlPr>
                    <w:del w:id="517" w:author="RENATO JOSE QUILICHE ALTAMIRANO" w:date="2022-12-14T23:57:00Z">
                      <w:rPr>
                        <w:rFonts w:ascii="Cambria Math" w:hAnsi="Cambria Math" w:cs="Times New Roman"/>
                        <w:i/>
                        <w:iCs/>
                      </w:rPr>
                    </w:del>
                  </m:ctrlPr>
                </m:dPr>
                <m:e>
                  <m:r>
                    <w:del w:id="518" w:author="RENATO JOSE QUILICHE ALTAMIRANO" w:date="2022-12-14T23:57:00Z">
                      <w:rPr>
                        <w:rFonts w:ascii="Cambria Math" w:hAnsi="Cambria Math" w:cs="Times New Roman"/>
                      </w:rPr>
                      <m:t>-γ</m:t>
                    </w:del>
                  </m:r>
                  <m:sSup>
                    <m:sSupPr>
                      <m:ctrlPr>
                        <w:del w:id="519" w:author="RENATO JOSE QUILICHE ALTAMIRANO" w:date="2022-12-14T23:57:00Z">
                          <w:rPr>
                            <w:rFonts w:ascii="Cambria Math" w:hAnsi="Cambria Math" w:cs="Times New Roman"/>
                            <w:i/>
                            <w:iCs/>
                          </w:rPr>
                        </w:del>
                      </m:ctrlPr>
                    </m:sSupPr>
                    <m:e>
                      <m:d>
                        <m:dPr>
                          <m:begChr m:val="|"/>
                          <m:endChr m:val="|"/>
                          <m:ctrlPr>
                            <w:del w:id="520" w:author="RENATO JOSE QUILICHE ALTAMIRANO" w:date="2022-12-14T23:57:00Z">
                              <w:rPr>
                                <w:rFonts w:ascii="Cambria Math" w:hAnsi="Cambria Math" w:cs="Times New Roman"/>
                                <w:i/>
                                <w:iCs/>
                              </w:rPr>
                            </w:del>
                          </m:ctrlPr>
                        </m:dPr>
                        <m:e>
                          <m:sSub>
                            <m:sSubPr>
                              <m:ctrlPr>
                                <w:del w:id="521" w:author="RENATO JOSE QUILICHE ALTAMIRANO" w:date="2022-12-14T23:57:00Z">
                                  <w:rPr>
                                    <w:rFonts w:ascii="Cambria Math" w:hAnsi="Cambria Math" w:cs="Times New Roman"/>
                                  </w:rPr>
                                </w:del>
                              </m:ctrlPr>
                            </m:sSubPr>
                            <m:e>
                              <m:r>
                                <w:del w:id="522" w:author="RENATO JOSE QUILICHE ALTAMIRANO" w:date="2022-12-14T23:57:00Z">
                                  <m:rPr>
                                    <m:sty m:val="p"/>
                                  </m:rPr>
                                  <w:rPr>
                                    <w:rFonts w:ascii="Cambria Math" w:hAnsi="Cambria Math" w:cs="Times New Roman"/>
                                  </w:rPr>
                                  <m:t>x</m:t>
                                </w:del>
                              </m:r>
                              <m:ctrlPr>
                                <w:del w:id="523" w:author="RENATO JOSE QUILICHE ALTAMIRANO" w:date="2022-12-14T23:57:00Z">
                                  <w:rPr>
                                    <w:rFonts w:ascii="Cambria Math" w:hAnsi="Cambria Math" w:cs="Times New Roman"/>
                                    <w:iCs/>
                                  </w:rPr>
                                </w:del>
                              </m:ctrlPr>
                            </m:e>
                            <m:sub>
                              <m:r>
                                <w:del w:id="524" w:author="RENATO JOSE QUILICHE ALTAMIRANO" w:date="2022-12-14T23:57:00Z">
                                  <m:rPr>
                                    <m:sty m:val="p"/>
                                  </m:rPr>
                                  <w:rPr>
                                    <w:rFonts w:ascii="Cambria Math" w:hAnsi="Cambria Math" w:cs="Times New Roman"/>
                                  </w:rPr>
                                  <m:t>i</m:t>
                                </w:del>
                              </m:r>
                              <m:ctrlPr>
                                <w:del w:id="525" w:author="RENATO JOSE QUILICHE ALTAMIRANO" w:date="2022-12-14T23:57:00Z">
                                  <w:rPr>
                                    <w:rFonts w:ascii="Cambria Math" w:hAnsi="Cambria Math" w:cs="Times New Roman"/>
                                    <w:iCs/>
                                  </w:rPr>
                                </w:del>
                              </m:ctrlPr>
                            </m:sub>
                          </m:sSub>
                          <m:r>
                            <w:del w:id="526" w:author="RENATO JOSE QUILICHE ALTAMIRANO" w:date="2022-12-14T23:57:00Z">
                              <w:rPr>
                                <w:rFonts w:ascii="Cambria Math" w:hAnsi="Cambria Math" w:cs="Times New Roman"/>
                              </w:rPr>
                              <m:t>-</m:t>
                            </w:del>
                          </m:r>
                          <m:sSubSup>
                            <m:sSubSupPr>
                              <m:ctrlPr>
                                <w:del w:id="527" w:author="RENATO JOSE QUILICHE ALTAMIRANO" w:date="2022-12-14T23:57:00Z">
                                  <w:rPr>
                                    <w:rFonts w:ascii="Cambria Math" w:hAnsi="Cambria Math" w:cs="Times New Roman"/>
                                    <w:iCs/>
                                  </w:rPr>
                                </w:del>
                              </m:ctrlPr>
                            </m:sSubSupPr>
                            <m:e>
                              <m:r>
                                <w:del w:id="528" w:author="RENATO JOSE QUILICHE ALTAMIRANO" w:date="2022-12-14T23:57:00Z">
                                  <m:rPr>
                                    <m:sty m:val="p"/>
                                  </m:rPr>
                                  <w:rPr>
                                    <w:rFonts w:ascii="Cambria Math" w:hAnsi="Cambria Math" w:cs="Times New Roman"/>
                                  </w:rPr>
                                  <m:t>x</m:t>
                                </w:del>
                              </m:r>
                            </m:e>
                            <m:sub>
                              <m:r>
                                <w:del w:id="529" w:author="RENATO JOSE QUILICHE ALTAMIRANO" w:date="2022-12-14T23:57:00Z">
                                  <m:rPr>
                                    <m:sty m:val="p"/>
                                  </m:rPr>
                                  <w:rPr>
                                    <w:rFonts w:ascii="Cambria Math" w:hAnsi="Cambria Math" w:cs="Times New Roman"/>
                                  </w:rPr>
                                  <m:t>i</m:t>
                                </w:del>
                              </m:r>
                            </m:sub>
                            <m:sup>
                              <m:r>
                                <w:del w:id="530" w:author="RENATO JOSE QUILICHE ALTAMIRANO" w:date="2022-12-14T23:57:00Z">
                                  <m:rPr>
                                    <m:sty m:val="p"/>
                                  </m:rPr>
                                  <w:rPr>
                                    <w:rFonts w:ascii="Cambria Math" w:hAnsi="Cambria Math" w:cs="Times New Roman"/>
                                  </w:rPr>
                                  <m:t>T</m:t>
                                </w:del>
                              </m:r>
                            </m:sup>
                          </m:sSubSup>
                        </m:e>
                      </m:d>
                    </m:e>
                    <m:sup>
                      <m:r>
                        <w:del w:id="531" w:author="RENATO JOSE QUILICHE ALTAMIRANO" w:date="2022-12-14T23:57:00Z">
                          <w:rPr>
                            <w:rFonts w:ascii="Cambria Math" w:hAnsi="Cambria Math" w:cs="Times New Roman"/>
                          </w:rPr>
                          <m:t>2</m:t>
                        </w:del>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4FE4CE52" w:rsidR="007555E9" w:rsidRDefault="007555E9" w:rsidP="007555E9">
      <w:pPr>
        <w:jc w:val="both"/>
        <w:rPr>
          <w:ins w:id="532" w:author="RENATO JOSE QUILICHE ALTAMIRANO" w:date="2022-12-15T02:32:00Z"/>
        </w:rPr>
      </w:pPr>
      <w:r>
        <w:lastRenderedPageBreak/>
        <w:t>The following Figure</w:t>
      </w:r>
      <w:commentRangeStart w:id="533"/>
      <w:r>
        <w:t xml:space="preserve"> 2</w:t>
      </w:r>
      <w:commentRangeEnd w:id="533"/>
      <w:r w:rsidR="000227A2">
        <w:rPr>
          <w:rStyle w:val="CommentReference"/>
        </w:rPr>
        <w:commentReference w:id="533"/>
      </w:r>
      <w:r>
        <w:t xml:space="preserve"> shows the confusion matrix that illustrates performance of classification algorithms. The </w:t>
      </w:r>
      <w:del w:id="534" w:author="RENATO JOSE QUILICHE ALTAMIRANO" w:date="2022-12-15T02:30:00Z">
        <w:r w:rsidDel="0085768E">
          <w:delText>mostly</w:delText>
        </w:r>
      </w:del>
      <w:ins w:id="535" w:author="RENATO JOSE QUILICHE ALTAMIRANO" w:date="2022-12-15T02:30:00Z">
        <w:r w:rsidR="0085768E">
          <w:t>most</w:t>
        </w:r>
      </w:ins>
      <w:r>
        <w:t xml:space="preserve"> used heuristic is to maximize the diagonals or the accuracy of the classifier. However, given the complexities described in Section 2.2, the classification problem demands a </w:t>
      </w:r>
      <w:del w:id="536" w:author="RENATO JOSE QUILICHE ALTAMIRANO" w:date="2022-12-15T02:30:00Z">
        <w:r w:rsidDel="0085768E">
          <w:delText>different approach</w:delText>
        </w:r>
      </w:del>
      <w:ins w:id="537" w:author="RENATO JOSE QUILICHE ALTAMIRANO" w:date="2022-12-15T02:30:00Z">
        <w:r w:rsidR="0085768E">
          <w:t>false negative sen</w:t>
        </w:r>
      </w:ins>
      <w:ins w:id="538" w:author="RENATO JOSE QUILICHE ALTAMIRANO" w:date="2022-12-15T02:31:00Z">
        <w:r w:rsidR="0085768E">
          <w:t>sitive approach</w:t>
        </w:r>
      </w:ins>
      <w:r>
        <w:t xml:space="preserve">. </w:t>
      </w:r>
      <w:del w:id="539" w:author="RENATO JOSE QUILICHE ALTAMIRANO" w:date="2022-12-15T02:31:00Z">
        <w:r w:rsidDel="0085768E">
          <w:delText>To describe such approach, the relationship between classifier performance metrics and logistic, deprivation</w:delText>
        </w:r>
        <w:r w:rsidR="000227A2" w:rsidDel="0085768E">
          <w:delText>,</w:delText>
        </w:r>
        <w:r w:rsidDel="0085768E">
          <w:delText xml:space="preserve"> and social costs</w:delText>
        </w:r>
      </w:del>
      <w:ins w:id="540" w:author="RENATO JOSE QUILICHE ALTAMIRANO" w:date="2022-12-15T02:31:00Z">
        <w:r w:rsidR="0085768E">
          <w:t>This approach is explained above</w:t>
        </w:r>
      </w:ins>
      <w:r>
        <w:t xml:space="preserve"> (Holguin-Veras et al, 2013; Shao et al., 2020)</w:t>
      </w:r>
      <w:del w:id="541" w:author="RENATO JOSE QUILICHE ALTAMIRANO" w:date="2022-12-15T02:31:00Z">
        <w:r w:rsidDel="0085768E">
          <w:delText xml:space="preserve"> </w:delText>
        </w:r>
        <w:r w:rsidR="000227A2" w:rsidDel="0085768E">
          <w:delText>are</w:delText>
        </w:r>
        <w:r w:rsidDel="0085768E">
          <w:delText xml:space="preserve"> next defined</w:delText>
        </w:r>
      </w:del>
      <w:r>
        <w:t>:</w:t>
      </w:r>
    </w:p>
    <w:p w14:paraId="17CC0F5C" w14:textId="2D91A71E" w:rsidR="0085768E" w:rsidRDefault="0085768E" w:rsidP="007555E9">
      <w:pPr>
        <w:jc w:val="both"/>
      </w:pPr>
      <w:ins w:id="542" w:author="RENATO JOSE QUILICHE ALTAMIRANO" w:date="2022-12-15T02:32:00Z">
        <w:r>
          <w:t>Figure 7 illustrates the confusion matrix, and Table 3 defines the</w:t>
        </w:r>
      </w:ins>
      <w:ins w:id="543" w:author="RENATO JOSE QUILICHE ALTAMIRANO" w:date="2022-12-15T02:33:00Z">
        <w:r>
          <w:t xml:space="preserve"> domain-specific </w:t>
        </w:r>
      </w:ins>
      <w:ins w:id="544" w:author="RENATO JOSE QUILICHE ALTAMIRANO" w:date="2022-12-15T02:35:00Z">
        <w:r>
          <w:t xml:space="preserve">implications. </w:t>
        </w:r>
      </w:ins>
      <w:ins w:id="545" w:author="RENATO JOSE QUILICHE ALTAMIRANO" w:date="2022-12-15T02:36:00Z">
        <w:r>
          <w:t xml:space="preserve">Table 3 </w:t>
        </w:r>
      </w:ins>
    </w:p>
    <w:p w14:paraId="44E9553D" w14:textId="45199D55" w:rsidR="00834E96" w:rsidRPr="001771AC" w:rsidRDefault="00834E96">
      <w:pPr>
        <w:jc w:val="center"/>
        <w:pPrChange w:id="546" w:author="RENATO JOSE QUILICHE ALTAMIRANO" w:date="2022-12-15T02:32:00Z">
          <w:pPr>
            <w:jc w:val="both"/>
          </w:pPr>
        </w:pPrChange>
      </w:pPr>
      <w:commentRangeStart w:id="547"/>
      <w:commentRangeStart w:id="548"/>
      <w:r w:rsidRPr="0085768E">
        <w:rPr>
          <w:b/>
          <w:bCs/>
          <w:rPrChange w:id="549" w:author="RENATO JOSE QUILICHE ALTAMIRANO" w:date="2022-12-15T02:32:00Z">
            <w:rPr/>
          </w:rPrChange>
        </w:rPr>
        <w:t>Figure 7</w:t>
      </w:r>
      <w:commentRangeEnd w:id="547"/>
      <w:r w:rsidR="000227A2" w:rsidRPr="0085768E">
        <w:rPr>
          <w:rStyle w:val="CommentReference"/>
          <w:b/>
          <w:bCs/>
          <w:rPrChange w:id="550" w:author="RENATO JOSE QUILICHE ALTAMIRANO" w:date="2022-12-15T02:32:00Z">
            <w:rPr>
              <w:rStyle w:val="CommentReference"/>
            </w:rPr>
          </w:rPrChange>
        </w:rPr>
        <w:commentReference w:id="547"/>
      </w:r>
      <w:commentRangeEnd w:id="548"/>
      <w:r w:rsidR="0085768E">
        <w:rPr>
          <w:rStyle w:val="CommentReference"/>
        </w:rPr>
        <w:commentReference w:id="548"/>
      </w:r>
      <w:ins w:id="551" w:author="RENATO JOSE QUILICHE ALTAMIRANO" w:date="2022-12-15T02:32:00Z">
        <w:r w:rsidR="0085768E" w:rsidRPr="0085768E">
          <w:rPr>
            <w:b/>
            <w:bCs/>
            <w:rPrChange w:id="552" w:author="RENATO JOSE QUILICHE ALTAMIRANO" w:date="2022-12-15T02:32:00Z">
              <w:rPr/>
            </w:rPrChange>
          </w:rPr>
          <w:t>.</w:t>
        </w:r>
      </w:ins>
      <w:ins w:id="553" w:author="RENATO JOSE QUILICHE ALTAMIRANO" w:date="2022-12-15T02:31:00Z">
        <w:r w:rsidR="0085768E">
          <w:t xml:space="preserve"> Confusion Matrix for Binary Classification</w:t>
        </w:r>
      </w:ins>
    </w:p>
    <w:p w14:paraId="27B4F8C3" w14:textId="22632DE7" w:rsidR="007555E9" w:rsidRDefault="007555E9" w:rsidP="0085768E">
      <w:pPr>
        <w:jc w:val="center"/>
        <w:rPr>
          <w:ins w:id="554" w:author="RENATO JOSE QUILICHE ALTAMIRANO" w:date="2022-12-15T02:40:00Z"/>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51E4B87B" w14:textId="571CF303" w:rsidR="006307A9" w:rsidRDefault="006307A9">
      <w:pPr>
        <w:ind w:left="648"/>
        <w:rPr>
          <w:b/>
          <w:bCs/>
        </w:rPr>
        <w:pPrChange w:id="555" w:author="RENATO JOSE QUILICHE ALTAMIRANO" w:date="2022-12-15T02:40:00Z">
          <w:pPr>
            <w:jc w:val="both"/>
          </w:pPr>
        </w:pPrChange>
      </w:pPr>
      <w:ins w:id="556" w:author="RENATO JOSE QUILICHE ALTAMIRANO" w:date="2022-12-15T02:40:00Z">
        <w:r>
          <w:rPr>
            <w:b/>
            <w:bCs/>
          </w:rPr>
          <w:t>Authors own elaboration.</w:t>
        </w:r>
      </w:ins>
    </w:p>
    <w:p w14:paraId="066CBF6A" w14:textId="4A516CA9" w:rsidR="00834E96" w:rsidRDefault="00834E96" w:rsidP="007555E9">
      <w:pPr>
        <w:jc w:val="both"/>
        <w:rPr>
          <w:b/>
          <w:bCs/>
        </w:rPr>
      </w:pPr>
      <w:r>
        <w:rPr>
          <w:b/>
          <w:bCs/>
        </w:rPr>
        <w:t>Table 3: Interpretation of confusion matrix elements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57" w:author="RENATO JOSE QUILICHE ALTAMIRANO" w:date="2022-12-15T02:39:00Z">
          <w:tblPr>
            <w:tblStyle w:val="TableGrid"/>
            <w:tblW w:w="0" w:type="auto"/>
            <w:tblLook w:val="04A0" w:firstRow="1" w:lastRow="0" w:firstColumn="1" w:lastColumn="0" w:noHBand="0" w:noVBand="1"/>
          </w:tblPr>
        </w:tblPrChange>
      </w:tblPr>
      <w:tblGrid>
        <w:gridCol w:w="1093"/>
        <w:gridCol w:w="7411"/>
        <w:tblGridChange w:id="558">
          <w:tblGrid>
            <w:gridCol w:w="1093"/>
            <w:gridCol w:w="7401"/>
          </w:tblGrid>
        </w:tblGridChange>
      </w:tblGrid>
      <w:tr w:rsidR="007555E9" w14:paraId="4F3A9BA0" w14:textId="77777777" w:rsidTr="006307A9">
        <w:tc>
          <w:tcPr>
            <w:tcW w:w="0" w:type="auto"/>
            <w:tcBorders>
              <w:top w:val="single" w:sz="4" w:space="0" w:color="auto"/>
              <w:bottom w:val="single" w:sz="4" w:space="0" w:color="auto"/>
            </w:tcBorders>
            <w:vAlign w:val="center"/>
            <w:tcPrChange w:id="559" w:author="RENATO JOSE QUILICHE ALTAMIRANO" w:date="2022-12-15T02:39:00Z">
              <w:tcPr>
                <w:tcW w:w="0" w:type="auto"/>
              </w:tcPr>
            </w:tcPrChange>
          </w:tcPr>
          <w:p w14:paraId="64B8225C" w14:textId="77777777" w:rsidR="007555E9" w:rsidRPr="00F65559" w:rsidRDefault="007555E9">
            <w:pPr>
              <w:jc w:val="center"/>
              <w:rPr>
                <w:b/>
                <w:bCs/>
              </w:rPr>
              <w:pPrChange w:id="560" w:author="RENATO JOSE QUILICHE ALTAMIRANO" w:date="2022-12-15T02:38:00Z">
                <w:pPr>
                  <w:jc w:val="both"/>
                </w:pPr>
              </w:pPrChange>
            </w:pPr>
            <w:r w:rsidRPr="00F65559">
              <w:rPr>
                <w:b/>
                <w:bCs/>
              </w:rPr>
              <w:t>Quadrant</w:t>
            </w:r>
          </w:p>
        </w:tc>
        <w:tc>
          <w:tcPr>
            <w:tcW w:w="0" w:type="auto"/>
            <w:tcBorders>
              <w:top w:val="single" w:sz="4" w:space="0" w:color="auto"/>
              <w:bottom w:val="single" w:sz="4" w:space="0" w:color="auto"/>
            </w:tcBorders>
            <w:vAlign w:val="center"/>
            <w:tcPrChange w:id="561" w:author="RENATO JOSE QUILICHE ALTAMIRANO" w:date="2022-12-15T02:39:00Z">
              <w:tcPr>
                <w:tcW w:w="0" w:type="auto"/>
              </w:tcPr>
            </w:tcPrChange>
          </w:tcPr>
          <w:p w14:paraId="070B153E" w14:textId="77777777" w:rsidR="007555E9" w:rsidRPr="00F65559" w:rsidRDefault="007555E9" w:rsidP="0085768E">
            <w:pPr>
              <w:jc w:val="both"/>
              <w:rPr>
                <w:b/>
                <w:bCs/>
              </w:rPr>
            </w:pPr>
            <w:r w:rsidRPr="00F65559">
              <w:rPr>
                <w:b/>
                <w:bCs/>
              </w:rPr>
              <w:t>Relation with social costs</w:t>
            </w:r>
          </w:p>
        </w:tc>
      </w:tr>
      <w:tr w:rsidR="007555E9" w14:paraId="27203D7A" w14:textId="77777777" w:rsidTr="006307A9">
        <w:tc>
          <w:tcPr>
            <w:tcW w:w="0" w:type="auto"/>
            <w:tcBorders>
              <w:top w:val="single" w:sz="4" w:space="0" w:color="auto"/>
            </w:tcBorders>
            <w:vAlign w:val="center"/>
            <w:tcPrChange w:id="562" w:author="RENATO JOSE QUILICHE ALTAMIRANO" w:date="2022-12-15T02:39:00Z">
              <w:tcPr>
                <w:tcW w:w="0" w:type="auto"/>
              </w:tcPr>
            </w:tcPrChange>
          </w:tcPr>
          <w:p w14:paraId="16713A7F" w14:textId="19BC7E39" w:rsidR="007555E9" w:rsidRPr="006307A9" w:rsidRDefault="006307A9">
            <w:pPr>
              <w:jc w:val="center"/>
              <w:rPr>
                <w:b/>
                <w:bCs/>
                <w:rPrChange w:id="563" w:author="RENATO JOSE QUILICHE ALTAMIRANO" w:date="2022-12-15T02:39:00Z">
                  <w:rPr/>
                </w:rPrChange>
              </w:rPr>
              <w:pPrChange w:id="564" w:author="RENATO JOSE QUILICHE ALTAMIRANO" w:date="2022-12-15T02:38:00Z">
                <w:pPr>
                  <w:jc w:val="both"/>
                </w:pPr>
              </w:pPrChange>
            </w:pPr>
            <m:oMathPara>
              <m:oMath>
                <m:r>
                  <m:rPr>
                    <m:sty m:val="bi"/>
                  </m:rPr>
                  <w:rPr>
                    <w:rFonts w:ascii="Cambria Math" w:hAnsi="Cambria Math"/>
                  </w:rPr>
                  <m:t>TN (Q</m:t>
                </m:r>
                <m:r>
                  <m:rPr>
                    <m:sty m:val="bi"/>
                  </m:rPr>
                  <w:rPr>
                    <w:rFonts w:ascii="Cambria Math" w:hAnsi="Cambria Math"/>
                  </w:rPr>
                  <m:t>1)</m:t>
                </m:r>
              </m:oMath>
            </m:oMathPara>
          </w:p>
        </w:tc>
        <w:tc>
          <w:tcPr>
            <w:tcW w:w="0" w:type="auto"/>
            <w:tcBorders>
              <w:top w:val="single" w:sz="4" w:space="0" w:color="auto"/>
            </w:tcBorders>
            <w:vAlign w:val="center"/>
            <w:tcPrChange w:id="565" w:author="RENATO JOSE QUILICHE ALTAMIRANO" w:date="2022-12-15T02:39:00Z">
              <w:tcPr>
                <w:tcW w:w="0" w:type="auto"/>
              </w:tcPr>
            </w:tcPrChange>
          </w:tcPr>
          <w:p w14:paraId="10DDC6CC" w14:textId="0CC145B7" w:rsidR="007555E9" w:rsidRDefault="007555E9" w:rsidP="0085768E">
            <w:pPr>
              <w:jc w:val="both"/>
            </w:pPr>
            <w:r>
              <w:t>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w:t>
            </w:r>
          </w:p>
        </w:tc>
      </w:tr>
      <w:tr w:rsidR="007555E9" w14:paraId="0216C84D" w14:textId="77777777" w:rsidTr="0085768E">
        <w:tc>
          <w:tcPr>
            <w:tcW w:w="0" w:type="auto"/>
            <w:vAlign w:val="center"/>
            <w:tcPrChange w:id="566" w:author="RENATO JOSE QUILICHE ALTAMIRANO" w:date="2022-12-15T02:39:00Z">
              <w:tcPr>
                <w:tcW w:w="0" w:type="auto"/>
              </w:tcPr>
            </w:tcPrChange>
          </w:tcPr>
          <w:p w14:paraId="1AE34218" w14:textId="4972FC56" w:rsidR="007555E9" w:rsidRPr="006307A9" w:rsidRDefault="006307A9">
            <w:pPr>
              <w:jc w:val="center"/>
              <w:rPr>
                <w:b/>
                <w:bCs/>
                <w:rPrChange w:id="567" w:author="RENATO JOSE QUILICHE ALTAMIRANO" w:date="2022-12-15T02:39:00Z">
                  <w:rPr/>
                </w:rPrChange>
              </w:rPr>
              <w:pPrChange w:id="568" w:author="RENATO JOSE QUILICHE ALTAMIRANO" w:date="2022-12-15T02:38:00Z">
                <w:pPr>
                  <w:jc w:val="both"/>
                </w:pPr>
              </w:pPrChange>
            </w:pPr>
            <m:oMathPara>
              <m:oMath>
                <m:r>
                  <m:rPr>
                    <m:sty m:val="bi"/>
                  </m:rPr>
                  <w:rPr>
                    <w:rFonts w:ascii="Cambria Math" w:hAnsi="Cambria Math"/>
                  </w:rPr>
                  <m:t>FP (Q</m:t>
                </m:r>
                <m:r>
                  <m:rPr>
                    <m:sty m:val="bi"/>
                  </m:rPr>
                  <w:rPr>
                    <w:rFonts w:ascii="Cambria Math" w:hAnsi="Cambria Math"/>
                  </w:rPr>
                  <m:t>2)</m:t>
                </m:r>
              </m:oMath>
            </m:oMathPara>
          </w:p>
        </w:tc>
        <w:tc>
          <w:tcPr>
            <w:tcW w:w="0" w:type="auto"/>
            <w:vAlign w:val="center"/>
            <w:tcPrChange w:id="569" w:author="RENATO JOSE QUILICHE ALTAMIRANO" w:date="2022-12-15T02:39:00Z">
              <w:tcPr>
                <w:tcW w:w="0" w:type="auto"/>
              </w:tcPr>
            </w:tcPrChange>
          </w:tcPr>
          <w:p w14:paraId="1B6B6538" w14:textId="77777777" w:rsidR="007555E9" w:rsidRDefault="007555E9" w:rsidP="0085768E">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6307A9">
        <w:tc>
          <w:tcPr>
            <w:tcW w:w="0" w:type="auto"/>
            <w:vAlign w:val="center"/>
            <w:tcPrChange w:id="570" w:author="RENATO JOSE QUILICHE ALTAMIRANO" w:date="2022-12-15T02:39:00Z">
              <w:tcPr>
                <w:tcW w:w="0" w:type="auto"/>
              </w:tcPr>
            </w:tcPrChange>
          </w:tcPr>
          <w:p w14:paraId="3F0ED2DE" w14:textId="37E2EEB9" w:rsidR="007555E9" w:rsidRPr="006307A9" w:rsidRDefault="006307A9">
            <w:pPr>
              <w:jc w:val="center"/>
              <w:rPr>
                <w:b/>
                <w:bCs/>
                <w:rPrChange w:id="571" w:author="RENATO JOSE QUILICHE ALTAMIRANO" w:date="2022-12-15T02:39:00Z">
                  <w:rPr/>
                </w:rPrChange>
              </w:rPr>
              <w:pPrChange w:id="572" w:author="RENATO JOSE QUILICHE ALTAMIRANO" w:date="2022-12-15T02:38:00Z">
                <w:pPr>
                  <w:jc w:val="both"/>
                </w:pPr>
              </w:pPrChange>
            </w:pPr>
            <m:oMathPara>
              <m:oMath>
                <m:r>
                  <m:rPr>
                    <m:sty m:val="bi"/>
                  </m:rPr>
                  <w:rPr>
                    <w:rFonts w:ascii="Cambria Math" w:hAnsi="Cambria Math"/>
                  </w:rPr>
                  <m:t>FN (Q</m:t>
                </m:r>
                <m:r>
                  <m:rPr>
                    <m:sty m:val="bi"/>
                  </m:rPr>
                  <w:rPr>
                    <w:rFonts w:ascii="Cambria Math" w:hAnsi="Cambria Math"/>
                  </w:rPr>
                  <m:t>3)</m:t>
                </m:r>
              </m:oMath>
            </m:oMathPara>
          </w:p>
        </w:tc>
        <w:tc>
          <w:tcPr>
            <w:tcW w:w="0" w:type="auto"/>
            <w:vAlign w:val="center"/>
            <w:tcPrChange w:id="573" w:author="RENATO JOSE QUILICHE ALTAMIRANO" w:date="2022-12-15T02:39:00Z">
              <w:tcPr>
                <w:tcW w:w="0" w:type="auto"/>
              </w:tcPr>
            </w:tcPrChange>
          </w:tcPr>
          <w:p w14:paraId="36BC5E86" w14:textId="02E92EB4" w:rsidR="007555E9" w:rsidRDefault="007555E9" w:rsidP="0085768E">
            <w:pPr>
              <w:jc w:val="both"/>
            </w:pPr>
            <w:r>
              <w:t xml:space="preserve">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the reproduce vulnerabilities. Furthermore, if ignored, peaks of </w:t>
            </w:r>
            <w:del w:id="574" w:author="RENATO JOSE QUILICHE ALTAMIRANO" w:date="2022-12-15T02:39:00Z">
              <w:r w:rsidDel="006307A9">
                <w:delText>deprivations</w:delText>
              </w:r>
            </w:del>
            <w:ins w:id="575" w:author="RENATO JOSE QUILICHE ALTAMIRANO" w:date="2022-12-15T02:39:00Z">
              <w:r w:rsidR="006307A9">
                <w:t>deprivation</w:t>
              </w:r>
            </w:ins>
            <w:r>
              <w:t xml:space="preserve"> may lead communities to peaks of resources utilization. In extreme cases, international help is required to cover demand from peaks of deprivations.</w:t>
            </w:r>
          </w:p>
        </w:tc>
      </w:tr>
      <w:tr w:rsidR="007555E9" w14:paraId="274711CB" w14:textId="77777777" w:rsidTr="006307A9">
        <w:tc>
          <w:tcPr>
            <w:tcW w:w="0" w:type="auto"/>
            <w:tcBorders>
              <w:bottom w:val="single" w:sz="4" w:space="0" w:color="auto"/>
            </w:tcBorders>
            <w:vAlign w:val="center"/>
            <w:tcPrChange w:id="576" w:author="RENATO JOSE QUILICHE ALTAMIRANO" w:date="2022-12-15T02:39:00Z">
              <w:tcPr>
                <w:tcW w:w="0" w:type="auto"/>
              </w:tcPr>
            </w:tcPrChange>
          </w:tcPr>
          <w:p w14:paraId="080754DC" w14:textId="20BA5B34" w:rsidR="007555E9" w:rsidRPr="006307A9" w:rsidRDefault="006307A9">
            <w:pPr>
              <w:jc w:val="center"/>
              <w:rPr>
                <w:b/>
                <w:bCs/>
                <w:rPrChange w:id="577" w:author="RENATO JOSE QUILICHE ALTAMIRANO" w:date="2022-12-15T02:39:00Z">
                  <w:rPr/>
                </w:rPrChange>
              </w:rPr>
              <w:pPrChange w:id="578" w:author="RENATO JOSE QUILICHE ALTAMIRANO" w:date="2022-12-15T02:38:00Z">
                <w:pPr>
                  <w:jc w:val="both"/>
                </w:pPr>
              </w:pPrChange>
            </w:pPr>
            <m:oMathPara>
              <m:oMath>
                <m:r>
                  <m:rPr>
                    <m:sty m:val="bi"/>
                  </m:rPr>
                  <w:rPr>
                    <w:rFonts w:ascii="Cambria Math" w:hAnsi="Cambria Math"/>
                  </w:rPr>
                  <m:t>TP (Q</m:t>
                </m:r>
                <m:r>
                  <m:rPr>
                    <m:sty m:val="bi"/>
                  </m:rPr>
                  <w:rPr>
                    <w:rFonts w:ascii="Cambria Math" w:hAnsi="Cambria Math"/>
                  </w:rPr>
                  <m:t>4)</m:t>
                </m:r>
              </m:oMath>
            </m:oMathPara>
          </w:p>
        </w:tc>
        <w:tc>
          <w:tcPr>
            <w:tcW w:w="0" w:type="auto"/>
            <w:tcBorders>
              <w:bottom w:val="single" w:sz="4" w:space="0" w:color="auto"/>
            </w:tcBorders>
            <w:vAlign w:val="center"/>
            <w:tcPrChange w:id="579" w:author="RENATO JOSE QUILICHE ALTAMIRANO" w:date="2022-12-15T02:39:00Z">
              <w:tcPr>
                <w:tcW w:w="0" w:type="auto"/>
              </w:tcPr>
            </w:tcPrChange>
          </w:tcPr>
          <w:p w14:paraId="1C4F3F96" w14:textId="77777777" w:rsidR="007555E9" w:rsidRDefault="007555E9" w:rsidP="0085768E">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350D005" w:rsidR="007555E9" w:rsidRDefault="006307A9" w:rsidP="007555E9">
      <w:pPr>
        <w:jc w:val="both"/>
      </w:pPr>
      <w:ins w:id="580" w:author="RENATO JOSE QUILICHE ALTAMIRANO" w:date="2022-12-15T02:40:00Z">
        <w:r>
          <w:lastRenderedPageBreak/>
          <w:t>Authors own elaboration.</w:t>
        </w:r>
      </w:ins>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9B1D3E" w:rsidR="007555E9" w:rsidRPr="00EF427E" w:rsidRDefault="000227A2" w:rsidP="007555E9">
      <w:pPr>
        <w:jc w:val="both"/>
        <w:rPr>
          <w:rFonts w:eastAsiaTheme="minorEastAsia"/>
        </w:rPr>
      </w:pPr>
      <w:r>
        <w:t>F1- Score i</w:t>
      </w:r>
      <w:r w:rsidR="007555E9">
        <w:t xml:space="preserve">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sidR="007555E9">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sidR="007555E9">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sidR="007555E9">
        <w:rPr>
          <w:rFonts w:eastAsiaTheme="minorEastAsia"/>
        </w:rPr>
        <w:t xml:space="preserve">. </w:t>
      </w:r>
      <w:r w:rsidR="007555E9">
        <w:t xml:space="preserve">The range of this metric varies in the closed interval </w:t>
      </w:r>
      <m:oMath>
        <m:r>
          <w:rPr>
            <w:rFonts w:ascii="Cambria Math" w:hAnsi="Cambria Math"/>
          </w:rPr>
          <m:t>[0,1]</m:t>
        </m:r>
      </m:oMath>
      <w:r w:rsidR="007555E9">
        <w:t xml:space="preserve"> so better classifiers are found when </w:t>
      </w:r>
      <m:oMath>
        <m:r>
          <w:rPr>
            <w:rFonts w:ascii="Cambria Math" w:hAnsi="Cambria Math"/>
          </w:rPr>
          <m:t>F1→1</m:t>
        </m:r>
      </m:oMath>
      <w:r w:rsidR="007555E9">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41D045A2" w:rsidR="007555E9" w:rsidRPr="00E9260C" w:rsidRDefault="007555E9" w:rsidP="007555E9">
      <w:pPr>
        <w:jc w:val="both"/>
        <w:rPr>
          <w:rFonts w:eastAsiaTheme="minorEastAsia"/>
        </w:rPr>
      </w:pPr>
      <w:r>
        <w:t xml:space="preserve">This metric is in essence a correlation coefficient that </w:t>
      </w:r>
      <w:del w:id="581" w:author="RENATO JOSE QUILICHE ALTAMIRANO" w:date="2022-12-15T02:36:00Z">
        <w:r w:rsidDel="0085768E">
          <w:delText>lays</w:delText>
        </w:r>
      </w:del>
      <w:ins w:id="582" w:author="RENATO JOSE QUILICHE ALTAMIRANO" w:date="2022-12-15T02:36:00Z">
        <w:r w:rsidR="0085768E">
          <w:t>lies</w:t>
        </w:r>
      </w:ins>
      <w:r>
        <w:t xml:space="preserve">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t>Experimental setting: a domain-based approach to HPO</w:t>
      </w:r>
    </w:p>
    <w:p w14:paraId="550AD02A" w14:textId="0DA51C86" w:rsidR="007555E9" w:rsidRDefault="007555E9" w:rsidP="007555E9">
      <w:pPr>
        <w:jc w:val="both"/>
        <w:rPr>
          <w:ins w:id="583" w:author="RENATO JOSE QUILICHE ALTAMIRANO" w:date="2022-12-15T02:40:00Z"/>
        </w:rPr>
      </w:pPr>
      <w:r w:rsidRPr="00CA3D95">
        <w:t xml:space="preserve">Although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del w:id="584" w:author="RENATO JOSE QUILICHE ALTAMIRANO" w:date="2022-12-15T02:37:00Z">
        <w:r w:rsidR="00AA2F19" w:rsidDel="0085768E">
          <w:delText xml:space="preserve">main  </w:delText>
        </w:r>
        <w:r w:rsidDel="0085768E">
          <w:delText>justification</w:delText>
        </w:r>
      </w:del>
      <w:ins w:id="585" w:author="RENATO JOSE QUILICHE ALTAMIRANO" w:date="2022-12-15T02:37:00Z">
        <w:r w:rsidR="0085768E">
          <w:t>main justification</w:t>
        </w:r>
      </w:ins>
      <w:r>
        <w:t xml:space="preserve"> to use a machine-learning approach here is to use the predictive models to support decision-making, </w:t>
      </w:r>
      <w:r w:rsidRPr="0085768E">
        <w:t xml:space="preserve">as explained </w:t>
      </w:r>
      <w:r w:rsidRPr="0085768E">
        <w:rPr>
          <w:rPrChange w:id="586" w:author="RENATO JOSE QUILICHE ALTAMIRANO" w:date="2022-12-15T02:37:00Z">
            <w:rPr>
              <w:highlight w:val="yellow"/>
            </w:rPr>
          </w:rPrChange>
        </w:rPr>
        <w:t>in Section 2.2</w:t>
      </w:r>
      <w:r w:rsidRPr="0085768E">
        <w:t>,</w:t>
      </w:r>
      <w:r>
        <w:t xml:space="preserve"> we define next the proposed algorithm for HPO: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87" w:author="RENATO JOSE QUILICHE ALTAMIRANO" w:date="2022-12-15T02:42:00Z">
          <w:tblPr>
            <w:tblStyle w:val="TableGrid"/>
            <w:tblW w:w="0" w:type="auto"/>
            <w:tblLook w:val="04A0" w:firstRow="1" w:lastRow="0" w:firstColumn="1" w:lastColumn="0" w:noHBand="0" w:noVBand="1"/>
          </w:tblPr>
        </w:tblPrChange>
      </w:tblPr>
      <w:tblGrid>
        <w:gridCol w:w="8494"/>
        <w:tblGridChange w:id="588">
          <w:tblGrid>
            <w:gridCol w:w="8494"/>
          </w:tblGrid>
        </w:tblGridChange>
      </w:tblGrid>
      <w:tr w:rsidR="006307A9" w14:paraId="4CCE997B" w14:textId="77777777" w:rsidTr="006307A9">
        <w:trPr>
          <w:ins w:id="589" w:author="RENATO JOSE QUILICHE ALTAMIRANO" w:date="2022-12-15T02:41:00Z"/>
        </w:trPr>
        <w:tc>
          <w:tcPr>
            <w:tcW w:w="8494" w:type="dxa"/>
            <w:tcBorders>
              <w:top w:val="single" w:sz="4" w:space="0" w:color="auto"/>
              <w:bottom w:val="single" w:sz="4" w:space="0" w:color="auto"/>
            </w:tcBorders>
            <w:shd w:val="clear" w:color="auto" w:fill="auto"/>
            <w:tcPrChange w:id="590" w:author="RENATO JOSE QUILICHE ALTAMIRANO" w:date="2022-12-15T02:42:00Z">
              <w:tcPr>
                <w:tcW w:w="8494" w:type="dxa"/>
              </w:tcPr>
            </w:tcPrChange>
          </w:tcPr>
          <w:p w14:paraId="3891CF68" w14:textId="481EEE2E" w:rsidR="006307A9" w:rsidRPr="006307A9" w:rsidRDefault="006307A9" w:rsidP="007555E9">
            <w:pPr>
              <w:jc w:val="both"/>
              <w:rPr>
                <w:ins w:id="591" w:author="RENATO JOSE QUILICHE ALTAMIRANO" w:date="2022-12-15T02:41:00Z"/>
                <w:b/>
                <w:bCs/>
                <w:rPrChange w:id="592" w:author="RENATO JOSE QUILICHE ALTAMIRANO" w:date="2022-12-15T02:41:00Z">
                  <w:rPr>
                    <w:ins w:id="593" w:author="RENATO JOSE QUILICHE ALTAMIRANO" w:date="2022-12-15T02:41:00Z"/>
                    <w:highlight w:val="yellow"/>
                  </w:rPr>
                </w:rPrChange>
              </w:rPr>
            </w:pPr>
            <w:commentRangeStart w:id="594"/>
            <w:ins w:id="595" w:author="RENATO JOSE QUILICHE ALTAMIRANO" w:date="2022-12-15T02:41:00Z">
              <w:r w:rsidRPr="006307A9">
                <w:rPr>
                  <w:b/>
                  <w:bCs/>
                  <w:rPrChange w:id="596" w:author="RENATO JOSE QUILICHE ALTAMIRANO" w:date="2022-12-15T02:41:00Z">
                    <w:rPr>
                      <w:highlight w:val="yellow"/>
                    </w:rPr>
                  </w:rPrChange>
                </w:rPr>
                <w:t>Pseudo-algorithm</w:t>
              </w:r>
              <w:commentRangeEnd w:id="594"/>
              <w:r w:rsidRPr="006307A9">
                <w:rPr>
                  <w:rStyle w:val="CommentReference"/>
                  <w:b/>
                  <w:bCs/>
                  <w:rPrChange w:id="597" w:author="RENATO JOSE QUILICHE ALTAMIRANO" w:date="2022-12-15T02:41:00Z">
                    <w:rPr>
                      <w:rStyle w:val="CommentReference"/>
                    </w:rPr>
                  </w:rPrChange>
                </w:rPr>
                <w:commentReference w:id="594"/>
              </w:r>
              <w:r>
                <w:rPr>
                  <w:b/>
                  <w:bCs/>
                </w:rPr>
                <w:t xml:space="preserve"> for</w:t>
              </w:r>
            </w:ins>
            <w:ins w:id="598" w:author="RENATO JOSE QUILICHE ALTAMIRANO" w:date="2022-12-15T02:42:00Z">
              <w:r>
                <w:rPr>
                  <w:b/>
                  <w:bCs/>
                </w:rPr>
                <w:t xml:space="preserve"> false negatives sensitive</w:t>
              </w:r>
            </w:ins>
            <w:ins w:id="599" w:author="RENATO JOSE QUILICHE ALTAMIRANO" w:date="2022-12-15T02:41:00Z">
              <w:r>
                <w:rPr>
                  <w:b/>
                  <w:bCs/>
                </w:rPr>
                <w:t xml:space="preserve"> </w:t>
              </w:r>
            </w:ins>
            <w:ins w:id="600" w:author="RENATO JOSE QUILICHE ALTAMIRANO" w:date="2022-12-15T02:42:00Z">
              <w:r>
                <w:rPr>
                  <w:b/>
                  <w:bCs/>
                </w:rPr>
                <w:t>HPO</w:t>
              </w:r>
            </w:ins>
          </w:p>
        </w:tc>
      </w:tr>
      <w:tr w:rsidR="006307A9" w14:paraId="1434280E" w14:textId="77777777" w:rsidTr="006307A9">
        <w:trPr>
          <w:ins w:id="601" w:author="RENATO JOSE QUILICHE ALTAMIRANO" w:date="2022-12-15T02:41:00Z"/>
        </w:trPr>
        <w:tc>
          <w:tcPr>
            <w:tcW w:w="8494" w:type="dxa"/>
            <w:tcBorders>
              <w:top w:val="single" w:sz="4" w:space="0" w:color="auto"/>
            </w:tcBorders>
            <w:tcPrChange w:id="602" w:author="RENATO JOSE QUILICHE ALTAMIRANO" w:date="2022-12-15T02:42:00Z">
              <w:tcPr>
                <w:tcW w:w="8494" w:type="dxa"/>
              </w:tcPr>
            </w:tcPrChange>
          </w:tcPr>
          <w:p w14:paraId="2CE2CF36" w14:textId="56902317" w:rsidR="006307A9" w:rsidRDefault="006307A9" w:rsidP="006307A9">
            <w:pPr>
              <w:jc w:val="both"/>
              <w:rPr>
                <w:ins w:id="603" w:author="RENATO JOSE QUILICHE ALTAMIRANO" w:date="2022-12-15T02:41:00Z"/>
                <w:highlight w:val="yellow"/>
              </w:rPr>
            </w:pPr>
            <w:ins w:id="604" w:author="RENATO JOSE QUILICHE ALTAMIRANO" w:date="2022-12-15T02:42:00Z">
              <w:r>
                <w:t xml:space="preserve">1. </w:t>
              </w:r>
            </w:ins>
            <w:ins w:id="605" w:author="RENATO JOSE QUILICHE ALTAMIRANO" w:date="2022-12-15T02:41:00Z">
              <w:r w:rsidRPr="00E3530B">
                <w:t>Define the space of the search of hyperparameters for each supervised algorithm.</w:t>
              </w:r>
            </w:ins>
          </w:p>
        </w:tc>
      </w:tr>
      <w:tr w:rsidR="006307A9" w14:paraId="5B2E687D" w14:textId="77777777" w:rsidTr="006307A9">
        <w:trPr>
          <w:ins w:id="606" w:author="RENATO JOSE QUILICHE ALTAMIRANO" w:date="2022-12-15T02:41:00Z"/>
        </w:trPr>
        <w:tc>
          <w:tcPr>
            <w:tcW w:w="8494" w:type="dxa"/>
            <w:tcPrChange w:id="607" w:author="RENATO JOSE QUILICHE ALTAMIRANO" w:date="2022-12-15T02:41:00Z">
              <w:tcPr>
                <w:tcW w:w="8494" w:type="dxa"/>
              </w:tcPr>
            </w:tcPrChange>
          </w:tcPr>
          <w:p w14:paraId="2FF167F8" w14:textId="43AF67FD" w:rsidR="006307A9" w:rsidRDefault="006307A9" w:rsidP="006307A9">
            <w:pPr>
              <w:jc w:val="both"/>
              <w:rPr>
                <w:ins w:id="608" w:author="RENATO JOSE QUILICHE ALTAMIRANO" w:date="2022-12-15T02:41:00Z"/>
                <w:highlight w:val="yellow"/>
              </w:rPr>
            </w:pPr>
            <w:ins w:id="609" w:author="RENATO JOSE QUILICHE ALTAMIRANO" w:date="2022-12-15T02:42:00Z">
              <w:r>
                <w:t xml:space="preserve">2. </w:t>
              </w:r>
            </w:ins>
            <w:ins w:id="610" w:author="RENATO JOSE QUILICHE ALTAMIRANO" w:date="2022-12-15T02:41:00Z">
              <w:r w:rsidRPr="00E3530B">
                <w:t xml:space="preserve">Set cross validation method to repeated cross-validation with </w:t>
              </w:r>
            </w:ins>
            <m:oMath>
              <m:r>
                <w:ins w:id="611" w:author="RENATO JOSE QUILICHE ALTAMIRANO" w:date="2022-12-15T02:41:00Z">
                  <w:rPr>
                    <w:rFonts w:ascii="Cambria Math" w:hAnsi="Cambria Math"/>
                  </w:rPr>
                  <m:t>k=10</m:t>
                </w:ins>
              </m:r>
            </m:oMath>
            <w:ins w:id="612" w:author="RENATO JOSE QUILICHE ALTAMIRANO" w:date="2022-12-15T02:41:00Z">
              <w:r w:rsidRPr="00E3530B">
                <w:t xml:space="preserve"> folds and </w:t>
              </w:r>
            </w:ins>
            <m:oMath>
              <m:r>
                <w:ins w:id="613" w:author="RENATO JOSE QUILICHE ALTAMIRANO" w:date="2022-12-15T02:43:00Z">
                  <w:rPr>
                    <w:rFonts w:ascii="Cambria Math" w:hAnsi="Cambria Math"/>
                  </w:rPr>
                  <m:t>r=2</m:t>
                </w:ins>
              </m:r>
            </m:oMath>
            <w:ins w:id="614" w:author="RENATO JOSE QUILICHE ALTAMIRANO" w:date="2022-12-15T02:41:00Z">
              <w:r w:rsidRPr="00E3530B">
                <w:t xml:space="preserve"> repeats. </w:t>
              </w:r>
            </w:ins>
          </w:p>
        </w:tc>
      </w:tr>
      <w:tr w:rsidR="006307A9" w14:paraId="18D986EF" w14:textId="77777777" w:rsidTr="006307A9">
        <w:trPr>
          <w:ins w:id="615" w:author="RENATO JOSE QUILICHE ALTAMIRANO" w:date="2022-12-15T02:41:00Z"/>
        </w:trPr>
        <w:tc>
          <w:tcPr>
            <w:tcW w:w="8494" w:type="dxa"/>
            <w:tcPrChange w:id="616" w:author="RENATO JOSE QUILICHE ALTAMIRANO" w:date="2022-12-15T02:41:00Z">
              <w:tcPr>
                <w:tcW w:w="8494" w:type="dxa"/>
              </w:tcPr>
            </w:tcPrChange>
          </w:tcPr>
          <w:p w14:paraId="1E6B639F" w14:textId="555A922D" w:rsidR="006307A9" w:rsidRDefault="006307A9" w:rsidP="006307A9">
            <w:pPr>
              <w:jc w:val="both"/>
              <w:rPr>
                <w:ins w:id="617" w:author="RENATO JOSE QUILICHE ALTAMIRANO" w:date="2022-12-15T02:41:00Z"/>
                <w:highlight w:val="yellow"/>
              </w:rPr>
            </w:pPr>
            <w:ins w:id="618" w:author="RENATO JOSE QUILICHE ALTAMIRANO" w:date="2022-12-15T02:43:00Z">
              <w:r>
                <w:lastRenderedPageBreak/>
                <w:t xml:space="preserve">3. </w:t>
              </w:r>
            </w:ins>
            <w:ins w:id="619" w:author="RENATO JOSE QUILICHE ALTAMIRANO" w:date="2022-12-15T02:41:00Z">
              <w:r w:rsidRPr="00E3530B">
                <w:t xml:space="preserve">Random search cross-validation with </w:t>
              </w:r>
            </w:ins>
            <m:oMath>
              <m:r>
                <w:ins w:id="620" w:author="RENATO JOSE QUILICHE ALTAMIRANO" w:date="2022-12-15T02:41:00Z">
                  <w:rPr>
                    <w:rFonts w:ascii="Cambria Math" w:hAnsi="Cambria Math"/>
                  </w:rPr>
                  <m:t>n_iterations=2000</m:t>
                </w:ins>
              </m:r>
            </m:oMath>
            <w:ins w:id="621" w:author="RENATO JOSE QUILICHE ALTAMIRANO" w:date="2022-12-15T02:41:00Z">
              <w:r w:rsidRPr="00E3530B">
                <w:t xml:space="preserve">. Estimate average </w:t>
              </w:r>
            </w:ins>
            <w:ins w:id="622" w:author="RENATO JOSE QUILICHE ALTAMIRANO" w:date="2022-12-15T02:43:00Z">
              <w:r>
                <w:t>performance metrics</w:t>
              </w:r>
            </w:ins>
            <w:ins w:id="623" w:author="RENATO JOSE QUILICHE ALTAMIRANO" w:date="2022-12-15T02:41:00Z">
              <w:r w:rsidRPr="00E3530B">
                <w:t xml:space="preserve"> over folds and repeats.</w:t>
              </w:r>
            </w:ins>
          </w:p>
        </w:tc>
      </w:tr>
      <w:tr w:rsidR="006307A9" w14:paraId="4336AF16" w14:textId="77777777" w:rsidTr="006307A9">
        <w:trPr>
          <w:ins w:id="624" w:author="RENATO JOSE QUILICHE ALTAMIRANO" w:date="2022-12-15T02:41:00Z"/>
        </w:trPr>
        <w:tc>
          <w:tcPr>
            <w:tcW w:w="8494" w:type="dxa"/>
            <w:tcPrChange w:id="625" w:author="RENATO JOSE QUILICHE ALTAMIRANO" w:date="2022-12-15T02:44:00Z">
              <w:tcPr>
                <w:tcW w:w="8494" w:type="dxa"/>
              </w:tcPr>
            </w:tcPrChange>
          </w:tcPr>
          <w:p w14:paraId="6C1A2CD4" w14:textId="2234F022" w:rsidR="006307A9" w:rsidRDefault="006307A9" w:rsidP="006307A9">
            <w:pPr>
              <w:jc w:val="both"/>
              <w:rPr>
                <w:ins w:id="626" w:author="RENATO JOSE QUILICHE ALTAMIRANO" w:date="2022-12-15T02:41:00Z"/>
                <w:highlight w:val="yellow"/>
              </w:rPr>
            </w:pPr>
            <w:ins w:id="627" w:author="RENATO JOSE QUILICHE ALTAMIRANO" w:date="2022-12-15T02:44:00Z">
              <w:r>
                <w:t xml:space="preserve">4. </w:t>
              </w:r>
            </w:ins>
            <w:ins w:id="628" w:author="RENATO JOSE QUILICHE ALTAMIRANO" w:date="2022-12-15T02:41:00Z">
              <w:r w:rsidRPr="00E3530B">
                <w:t xml:space="preserve">Keep the </w:t>
              </w:r>
            </w:ins>
            <m:oMath>
              <m:r>
                <w:ins w:id="629" w:author="RENATO JOSE QUILICHE ALTAMIRANO" w:date="2022-12-15T02:41:00Z">
                  <w:rPr>
                    <w:rFonts w:ascii="Cambria Math" w:hAnsi="Cambria Math"/>
                  </w:rPr>
                  <m:t>percentile=5</m:t>
                </w:ins>
              </m:r>
              <m:r>
                <w:ins w:id="630" w:author="RENATO JOSE QUILICHE ALTAMIRANO" w:date="2022-12-15T02:43:00Z">
                  <w:rPr>
                    <w:rFonts w:ascii="Cambria Math" w:hAnsi="Cambria Math"/>
                  </w:rPr>
                  <m:t>%</m:t>
                </w:ins>
              </m:r>
            </m:oMath>
            <w:ins w:id="631" w:author="RENATO JOSE QUILICHE ALTAMIRANO" w:date="2022-12-15T02:41:00Z">
              <w:r w:rsidRPr="00E3530B">
                <w:t xml:space="preserve"> best hyperparameter configurations based on average MCC. </w:t>
              </w:r>
            </w:ins>
          </w:p>
        </w:tc>
      </w:tr>
      <w:tr w:rsidR="006307A9" w14:paraId="0AB3602D" w14:textId="77777777" w:rsidTr="006307A9">
        <w:trPr>
          <w:ins w:id="632" w:author="RENATO JOSE QUILICHE ALTAMIRANO" w:date="2022-12-15T02:41:00Z"/>
        </w:trPr>
        <w:tc>
          <w:tcPr>
            <w:tcW w:w="8494" w:type="dxa"/>
            <w:tcBorders>
              <w:bottom w:val="single" w:sz="4" w:space="0" w:color="auto"/>
            </w:tcBorders>
            <w:tcPrChange w:id="633" w:author="RENATO JOSE QUILICHE ALTAMIRANO" w:date="2022-12-15T02:44:00Z">
              <w:tcPr>
                <w:tcW w:w="8494" w:type="dxa"/>
              </w:tcPr>
            </w:tcPrChange>
          </w:tcPr>
          <w:p w14:paraId="23E7B264" w14:textId="0EF87368" w:rsidR="006307A9" w:rsidRDefault="006307A9" w:rsidP="006307A9">
            <w:pPr>
              <w:jc w:val="both"/>
              <w:rPr>
                <w:ins w:id="634" w:author="RENATO JOSE QUILICHE ALTAMIRANO" w:date="2022-12-15T02:41:00Z"/>
                <w:highlight w:val="yellow"/>
              </w:rPr>
            </w:pPr>
            <w:ins w:id="635" w:author="RENATO JOSE QUILICHE ALTAMIRANO" w:date="2022-12-15T02:44:00Z">
              <w:r>
                <w:t xml:space="preserve">5. </w:t>
              </w:r>
            </w:ins>
            <w:ins w:id="636" w:author="RENATO JOSE QUILICHE ALTAMIRANO" w:date="2022-12-15T02:41:00Z">
              <w:r w:rsidRPr="00E3530B">
                <w:t xml:space="preserve">Using the results above, select the hyperparameter configuration that maximizes NPV. </w:t>
              </w:r>
            </w:ins>
          </w:p>
        </w:tc>
      </w:tr>
    </w:tbl>
    <w:p w14:paraId="1243F50F" w14:textId="7313447A" w:rsidR="006307A9" w:rsidRPr="006307A9" w:rsidRDefault="006307A9" w:rsidP="007555E9">
      <w:pPr>
        <w:jc w:val="both"/>
        <w:rPr>
          <w:sz w:val="20"/>
          <w:szCs w:val="20"/>
          <w:rPrChange w:id="637" w:author="RENATO JOSE QUILICHE ALTAMIRANO" w:date="2022-12-15T02:44:00Z">
            <w:rPr>
              <w:highlight w:val="yellow"/>
            </w:rPr>
          </w:rPrChange>
        </w:rPr>
      </w:pPr>
      <w:ins w:id="638" w:author="RENATO JOSE QUILICHE ALTAMIRANO" w:date="2022-12-15T02:44:00Z">
        <w:r w:rsidRPr="006307A9">
          <w:rPr>
            <w:sz w:val="20"/>
            <w:szCs w:val="20"/>
            <w:rPrChange w:id="639" w:author="RENATO JOSE QUILICHE ALTAMIRANO" w:date="2022-12-15T02:44:00Z">
              <w:rPr>
                <w:highlight w:val="yellow"/>
              </w:rPr>
            </w:rPrChange>
          </w:rPr>
          <w:t>Authors own elaboration</w:t>
        </w:r>
      </w:ins>
    </w:p>
    <w:p w14:paraId="1AE0B45A" w14:textId="4DE03CCC" w:rsidR="007555E9" w:rsidDel="006307A9" w:rsidRDefault="007555E9" w:rsidP="007555E9">
      <w:pPr>
        <w:jc w:val="both"/>
        <w:rPr>
          <w:del w:id="640" w:author="RENATO JOSE QUILICHE ALTAMIRANO" w:date="2022-12-15T02:44:00Z"/>
        </w:rPr>
      </w:pPr>
      <w:commentRangeStart w:id="641"/>
      <w:del w:id="642" w:author="RENATO JOSE QUILICHE ALTAMIRANO" w:date="2022-12-15T02:44:00Z">
        <w:r w:rsidRPr="00170C41" w:rsidDel="006307A9">
          <w:rPr>
            <w:highlight w:val="yellow"/>
          </w:rPr>
          <w:delText>Pseudo-algorithm</w:delText>
        </w:r>
        <w:commentRangeEnd w:id="641"/>
        <w:r w:rsidR="00AA2F19" w:rsidDel="006307A9">
          <w:rPr>
            <w:rStyle w:val="CommentReference"/>
          </w:rPr>
          <w:commentReference w:id="641"/>
        </w:r>
      </w:del>
    </w:p>
    <w:p w14:paraId="3973930C" w14:textId="587FD986" w:rsidR="007555E9" w:rsidDel="006307A9" w:rsidRDefault="007555E9">
      <w:pPr>
        <w:ind w:left="360"/>
        <w:jc w:val="both"/>
        <w:rPr>
          <w:del w:id="643" w:author="RENATO JOSE QUILICHE ALTAMIRANO" w:date="2022-12-15T02:44:00Z"/>
        </w:rPr>
        <w:pPrChange w:id="644" w:author="RENATO JOSE QUILICHE ALTAMIRANO" w:date="2022-12-15T02:41:00Z">
          <w:pPr>
            <w:pStyle w:val="ListParagraph"/>
            <w:numPr>
              <w:numId w:val="7"/>
            </w:numPr>
            <w:ind w:hanging="360"/>
            <w:jc w:val="both"/>
          </w:pPr>
        </w:pPrChange>
      </w:pPr>
      <w:del w:id="645" w:author="RENATO JOSE QUILICHE ALTAMIRANO" w:date="2022-12-15T02:44:00Z">
        <w:r w:rsidDel="006307A9">
          <w:delText>Define the space of the search of hyperparameters for each supervised algorithm.</w:delText>
        </w:r>
      </w:del>
    </w:p>
    <w:p w14:paraId="21DD0F99" w14:textId="230F73D0" w:rsidR="007555E9" w:rsidDel="006307A9" w:rsidRDefault="007555E9">
      <w:pPr>
        <w:ind w:left="360"/>
        <w:jc w:val="both"/>
        <w:rPr>
          <w:del w:id="646" w:author="RENATO JOSE QUILICHE ALTAMIRANO" w:date="2022-12-15T02:44:00Z"/>
        </w:rPr>
        <w:pPrChange w:id="647" w:author="RENATO JOSE QUILICHE ALTAMIRANO" w:date="2022-12-15T02:41:00Z">
          <w:pPr>
            <w:pStyle w:val="ListParagraph"/>
            <w:numPr>
              <w:numId w:val="7"/>
            </w:numPr>
            <w:ind w:hanging="360"/>
            <w:jc w:val="both"/>
          </w:pPr>
        </w:pPrChange>
      </w:pPr>
      <w:del w:id="648" w:author="RENATO JOSE QUILICHE ALTAMIRANO" w:date="2022-12-15T02:44:00Z">
        <w:r w:rsidDel="006307A9">
          <w:delText xml:space="preserve">Set cross validation method to repeated stratified cross-validation with ‘k=10’ folds and ‘r’ repeats. </w:delText>
        </w:r>
      </w:del>
    </w:p>
    <w:p w14:paraId="38AC2B10" w14:textId="6BEB45A5" w:rsidR="007555E9" w:rsidDel="006307A9" w:rsidRDefault="007555E9">
      <w:pPr>
        <w:ind w:left="360"/>
        <w:jc w:val="both"/>
        <w:rPr>
          <w:del w:id="649" w:author="RENATO JOSE QUILICHE ALTAMIRANO" w:date="2022-12-15T02:44:00Z"/>
        </w:rPr>
        <w:pPrChange w:id="650" w:author="RENATO JOSE QUILICHE ALTAMIRANO" w:date="2022-12-15T02:41:00Z">
          <w:pPr>
            <w:pStyle w:val="ListParagraph"/>
            <w:numPr>
              <w:numId w:val="7"/>
            </w:numPr>
            <w:ind w:hanging="360"/>
            <w:jc w:val="both"/>
          </w:pPr>
        </w:pPrChange>
      </w:pPr>
      <w:del w:id="651" w:author="RENATO JOSE QUILICHE ALTAMIRANO" w:date="2022-12-15T02:44:00Z">
        <w:r w:rsidDel="006307A9">
          <w:delText>Random search cross-validation with ‘n_iterations=2000’. Estimate average AUC, Accuracy, F1-Score, MCC and NPV over folds and repeats.</w:delText>
        </w:r>
      </w:del>
    </w:p>
    <w:p w14:paraId="3FFCCD6B" w14:textId="776F5A65" w:rsidR="007555E9" w:rsidDel="006307A9" w:rsidRDefault="007555E9">
      <w:pPr>
        <w:ind w:left="360"/>
        <w:jc w:val="both"/>
        <w:rPr>
          <w:del w:id="652" w:author="RENATO JOSE QUILICHE ALTAMIRANO" w:date="2022-12-15T02:44:00Z"/>
        </w:rPr>
        <w:pPrChange w:id="653" w:author="RENATO JOSE QUILICHE ALTAMIRANO" w:date="2022-12-15T02:41:00Z">
          <w:pPr>
            <w:pStyle w:val="ListParagraph"/>
            <w:numPr>
              <w:numId w:val="7"/>
            </w:numPr>
            <w:ind w:hanging="360"/>
            <w:jc w:val="both"/>
          </w:pPr>
        </w:pPrChange>
      </w:pPr>
      <w:del w:id="654" w:author="RENATO JOSE QUILICHE ALTAMIRANO" w:date="2022-12-15T02:44:00Z">
        <w:r w:rsidDel="006307A9">
          <w:delText xml:space="preserve">Keep the ‘percentile=5’ best hyperparameter configurations based on average MCC. </w:delText>
        </w:r>
      </w:del>
    </w:p>
    <w:p w14:paraId="60615C15" w14:textId="3FC3F002" w:rsidR="007555E9" w:rsidDel="006307A9" w:rsidRDefault="007555E9">
      <w:pPr>
        <w:ind w:left="360"/>
        <w:jc w:val="both"/>
        <w:rPr>
          <w:del w:id="655" w:author="RENATO JOSE QUILICHE ALTAMIRANO" w:date="2022-12-15T02:44:00Z"/>
        </w:rPr>
        <w:pPrChange w:id="656" w:author="RENATO JOSE QUILICHE ALTAMIRANO" w:date="2022-12-15T02:41:00Z">
          <w:pPr>
            <w:pStyle w:val="ListParagraph"/>
            <w:numPr>
              <w:numId w:val="7"/>
            </w:numPr>
            <w:ind w:hanging="360"/>
            <w:jc w:val="both"/>
          </w:pPr>
        </w:pPrChange>
      </w:pPr>
      <w:del w:id="657" w:author="RENATO JOSE QUILICHE ALTAMIRANO" w:date="2022-12-15T02:44:00Z">
        <w:r w:rsidDel="006307A9">
          <w:delText xml:space="preserve">Using the results above, select the hyperparameter configuration that maximizes NPV. </w:delText>
        </w:r>
      </w:del>
    </w:p>
    <w:p w14:paraId="12168625" w14:textId="1645A3F5" w:rsidR="007555E9" w:rsidRDefault="007555E9" w:rsidP="007555E9">
      <w:pPr>
        <w:jc w:val="both"/>
      </w:pPr>
      <w:r>
        <w:t xml:space="preserve">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w:t>
      </w:r>
      <w:del w:id="658" w:author="RENATO JOSE QUILICHE ALTAMIRANO" w:date="2022-12-15T02:44:00Z">
        <w:r w:rsidDel="006307A9">
          <w:delText>disastrous</w:delText>
        </w:r>
      </w:del>
      <w:ins w:id="659" w:author="RENATO JOSE QUILICHE ALTAMIRANO" w:date="2022-12-15T02:44:00Z">
        <w:r w:rsidR="006307A9">
          <w:t>a disastrous</w:t>
        </w:r>
      </w:ins>
      <w:r>
        <w:t xml:space="preserve"> event, it must be targeted in the preparedness planning.</w:t>
      </w:r>
    </w:p>
    <w:p w14:paraId="0524FE3B" w14:textId="7B6EC8C3" w:rsidR="007555E9" w:rsidDel="0085768E" w:rsidRDefault="007555E9" w:rsidP="007555E9">
      <w:pPr>
        <w:jc w:val="both"/>
        <w:rPr>
          <w:del w:id="660" w:author="RENATO JOSE QUILICHE ALTAMIRANO" w:date="2022-12-15T02:37:00Z"/>
        </w:rPr>
      </w:pPr>
      <w:del w:id="661" w:author="RENATO JOSE QUILICHE ALTAMIRANO" w:date="2022-12-15T02:37:00Z">
        <w:r w:rsidDel="0085768E">
          <w:delText xml:space="preserve">Table </w:delText>
        </w:r>
        <w:r w:rsidR="00834E96" w:rsidDel="0085768E">
          <w:delText>4</w:delText>
        </w:r>
        <w:r w:rsidDel="0085768E">
          <w:delText>: Parameter grid for supervised learning algorithms</w:delText>
        </w:r>
      </w:del>
    </w:p>
    <w:tbl>
      <w:tblPr>
        <w:tblStyle w:val="TableGrid"/>
        <w:tblW w:w="0" w:type="auto"/>
        <w:tblLook w:val="04A0" w:firstRow="1" w:lastRow="0" w:firstColumn="1" w:lastColumn="0" w:noHBand="0" w:noVBand="1"/>
      </w:tblPr>
      <w:tblGrid>
        <w:gridCol w:w="3621"/>
        <w:gridCol w:w="4873"/>
      </w:tblGrid>
      <w:tr w:rsidR="007555E9" w:rsidDel="0085768E" w14:paraId="0C8AD308" w14:textId="63D38C0F" w:rsidTr="00803E7C">
        <w:trPr>
          <w:del w:id="662" w:author="RENATO JOSE QUILICHE ALTAMIRANO" w:date="2022-12-15T02:37:00Z"/>
        </w:trPr>
        <w:tc>
          <w:tcPr>
            <w:tcW w:w="6475" w:type="dxa"/>
          </w:tcPr>
          <w:p w14:paraId="7739C72A" w14:textId="26D21386" w:rsidR="007555E9" w:rsidDel="0085768E" w:rsidRDefault="007555E9" w:rsidP="00803E7C">
            <w:pPr>
              <w:jc w:val="both"/>
              <w:rPr>
                <w:del w:id="663" w:author="RENATO JOSE QUILICHE ALTAMIRANO" w:date="2022-12-15T02:37:00Z"/>
              </w:rPr>
            </w:pPr>
            <w:del w:id="664" w:author="RENATO JOSE QUILICHE ALTAMIRANO" w:date="2022-12-15T02:37:00Z">
              <w:r w:rsidDel="0085768E">
                <w:delText>Supervised learning algorithm</w:delText>
              </w:r>
            </w:del>
          </w:p>
        </w:tc>
        <w:tc>
          <w:tcPr>
            <w:tcW w:w="6475" w:type="dxa"/>
          </w:tcPr>
          <w:p w14:paraId="7E9A9D20" w14:textId="17DF1273" w:rsidR="007555E9" w:rsidDel="0085768E" w:rsidRDefault="007555E9" w:rsidP="00803E7C">
            <w:pPr>
              <w:jc w:val="both"/>
              <w:rPr>
                <w:del w:id="665" w:author="RENATO JOSE QUILICHE ALTAMIRANO" w:date="2022-12-15T02:37:00Z"/>
              </w:rPr>
            </w:pPr>
            <w:del w:id="666" w:author="RENATO JOSE QUILICHE ALTAMIRANO" w:date="2022-12-15T02:37:00Z">
              <w:r w:rsidDel="0085768E">
                <w:delText>Parameter distribution</w:delText>
              </w:r>
            </w:del>
          </w:p>
        </w:tc>
      </w:tr>
      <w:tr w:rsidR="007555E9" w:rsidDel="0085768E" w14:paraId="2E94D704" w14:textId="43EF1737" w:rsidTr="00803E7C">
        <w:trPr>
          <w:del w:id="667" w:author="RENATO JOSE QUILICHE ALTAMIRANO" w:date="2022-12-15T02:37:00Z"/>
        </w:trPr>
        <w:tc>
          <w:tcPr>
            <w:tcW w:w="6475" w:type="dxa"/>
          </w:tcPr>
          <w:p w14:paraId="44CE9DDE" w14:textId="32EC9077" w:rsidR="007555E9" w:rsidDel="0085768E" w:rsidRDefault="007555E9" w:rsidP="00803E7C">
            <w:pPr>
              <w:jc w:val="both"/>
              <w:rPr>
                <w:del w:id="668" w:author="RENATO JOSE QUILICHE ALTAMIRANO" w:date="2022-12-15T02:37:00Z"/>
              </w:rPr>
            </w:pPr>
            <w:del w:id="669" w:author="RENATO JOSE QUILICHE ALTAMIRANO" w:date="2022-12-15T02:37:00Z">
              <w:r w:rsidDel="0085768E">
                <w:delText>Random Forest Classifier</w:delText>
              </w:r>
            </w:del>
          </w:p>
        </w:tc>
        <w:tc>
          <w:tcPr>
            <w:tcW w:w="6475" w:type="dxa"/>
          </w:tcPr>
          <w:p w14:paraId="458B1DD2" w14:textId="7CA08BB2" w:rsidR="007555E9" w:rsidRPr="005A44C6" w:rsidDel="0085768E" w:rsidRDefault="007555E9" w:rsidP="00803E7C">
            <w:pPr>
              <w:jc w:val="both"/>
              <w:rPr>
                <w:del w:id="670" w:author="RENATO JOSE QUILICHE ALTAMIRANO" w:date="2022-12-15T02:37:00Z"/>
                <w:rFonts w:eastAsiaTheme="minorEastAsia"/>
              </w:rPr>
            </w:pPr>
            <m:oMathPara>
              <m:oMath>
                <m:r>
                  <w:del w:id="671" w:author="RENATO JOSE QUILICHE ALTAMIRANO" w:date="2022-12-15T02:37:00Z">
                    <m:rPr>
                      <m:nor/>
                    </m:rPr>
                    <w:rPr>
                      <w:rFonts w:ascii="Cambria Math" w:hAnsi="Cambria Math"/>
                    </w:rPr>
                    <m:t>criterion=[‘gini’, ‘entropy’]</m:t>
                  </w:del>
                </m:r>
              </m:oMath>
            </m:oMathPara>
          </w:p>
          <w:p w14:paraId="0503E8C5" w14:textId="6E92BA6F" w:rsidR="007555E9" w:rsidRPr="005A44C6" w:rsidDel="0085768E" w:rsidRDefault="007555E9" w:rsidP="00803E7C">
            <w:pPr>
              <w:jc w:val="both"/>
              <w:rPr>
                <w:del w:id="672" w:author="RENATO JOSE QUILICHE ALTAMIRANO" w:date="2022-12-15T02:37:00Z"/>
                <w:rFonts w:eastAsiaTheme="minorEastAsia"/>
              </w:rPr>
            </w:pPr>
            <m:oMathPara>
              <m:oMath>
                <m:r>
                  <w:del w:id="673" w:author="RENATO JOSE QUILICHE ALTAMIRANO" w:date="2022-12-15T02:37:00Z">
                    <m:rPr>
                      <m:nor/>
                    </m:rPr>
                    <w:rPr>
                      <w:rFonts w:ascii="Cambria Math" w:eastAsiaTheme="minorEastAsia" w:hAnsi="Cambria Math"/>
                    </w:rPr>
                    <m:t>max_depth=randint(2,10)</m:t>
                  </w:del>
                </m:r>
              </m:oMath>
            </m:oMathPara>
          </w:p>
          <w:p w14:paraId="02057B20" w14:textId="446B9CE4" w:rsidR="007555E9" w:rsidRPr="00A5380D" w:rsidDel="0085768E" w:rsidRDefault="007555E9" w:rsidP="00803E7C">
            <w:pPr>
              <w:jc w:val="both"/>
              <w:rPr>
                <w:del w:id="674" w:author="RENATO JOSE QUILICHE ALTAMIRANO" w:date="2022-12-15T02:37:00Z"/>
                <w:rFonts w:eastAsiaTheme="minorEastAsia"/>
                <w:rPrChange w:id="675" w:author="RENATO JOSE QUILICHE ALTAMIRANO" w:date="2022-12-15T23:01:00Z">
                  <w:rPr>
                    <w:del w:id="676" w:author="RENATO JOSE QUILICHE ALTAMIRANO" w:date="2022-12-15T02:37:00Z"/>
                    <w:rFonts w:eastAsiaTheme="minorEastAsia"/>
                    <w:lang w:val="pt-BR"/>
                  </w:rPr>
                </w:rPrChange>
              </w:rPr>
            </w:pPr>
            <m:oMathPara>
              <m:oMath>
                <m:r>
                  <w:del w:id="677" w:author="RENATO JOSE QUILICHE ALTAMIRANO" w:date="2022-12-15T02:37:00Z">
                    <m:rPr>
                      <m:nor/>
                    </m:rPr>
                    <w:rPr>
                      <w:rFonts w:ascii="Cambria Math" w:eastAsiaTheme="minorEastAsia" w:hAnsi="Cambria Math"/>
                      <w:rPrChange w:id="678" w:author="RENATO JOSE QUILICHE ALTAMIRANO" w:date="2022-12-15T23:01:00Z">
                        <w:rPr>
                          <w:rFonts w:ascii="Cambria Math" w:eastAsiaTheme="minorEastAsia" w:hAnsi="Cambria Math"/>
                          <w:lang w:val="pt-BR"/>
                        </w:rPr>
                      </w:rPrChange>
                    </w:rPr>
                    <m:t>max_samples=[‘0.2’, ‘0.5’, ‘0.8’]</m:t>
                  </w:del>
                </m:r>
              </m:oMath>
            </m:oMathPara>
          </w:p>
          <w:p w14:paraId="27513EE3" w14:textId="06736B2A" w:rsidR="007555E9" w:rsidRPr="005A44C6" w:rsidDel="0085768E" w:rsidRDefault="007555E9" w:rsidP="00803E7C">
            <w:pPr>
              <w:jc w:val="both"/>
              <w:rPr>
                <w:del w:id="679" w:author="RENATO JOSE QUILICHE ALTAMIRANO" w:date="2022-12-15T02:37:00Z"/>
                <w:rFonts w:eastAsiaTheme="minorEastAsia"/>
              </w:rPr>
            </w:pPr>
            <m:oMathPara>
              <m:oMath>
                <m:r>
                  <w:del w:id="680" w:author="RENATO JOSE QUILICHE ALTAMIRANO" w:date="2022-12-15T02:37:00Z">
                    <m:rPr>
                      <m:nor/>
                    </m:rPr>
                    <w:rPr>
                      <w:rFonts w:ascii="Cambria Math" w:eastAsiaTheme="minorEastAsia" w:hAnsi="Cambria Math"/>
                    </w:rPr>
                    <m:t>min_samples_split=uniform[0, 0.6]</m:t>
                  </w:del>
                </m:r>
              </m:oMath>
            </m:oMathPara>
          </w:p>
          <w:p w14:paraId="72E65026" w14:textId="5F7AFA4B" w:rsidR="007555E9" w:rsidRPr="004525AD" w:rsidDel="0085768E" w:rsidRDefault="007555E9" w:rsidP="00803E7C">
            <w:pPr>
              <w:jc w:val="both"/>
              <w:rPr>
                <w:del w:id="681" w:author="RENATO JOSE QUILICHE ALTAMIRANO" w:date="2022-12-15T02:37:00Z"/>
                <w:rFonts w:eastAsiaTheme="minorEastAsia"/>
              </w:rPr>
            </w:pPr>
            <m:oMathPara>
              <m:oMath>
                <m:r>
                  <w:del w:id="682" w:author="RENATO JOSE QUILICHE ALTAMIRANO" w:date="2022-12-15T02:37:00Z">
                    <m:rPr>
                      <m:nor/>
                    </m:rPr>
                    <w:rPr>
                      <w:rFonts w:ascii="Cambria Math" w:eastAsiaTheme="minorEastAsia" w:hAnsi="Cambria Math"/>
                    </w:rPr>
                    <m:t>min_samples_leaf=uniform[0, 0.5]</m:t>
                  </w:del>
                </m:r>
              </m:oMath>
            </m:oMathPara>
          </w:p>
          <w:p w14:paraId="089DAFCE" w14:textId="51012424" w:rsidR="007555E9" w:rsidRPr="004525AD" w:rsidDel="0085768E" w:rsidRDefault="007555E9" w:rsidP="00803E7C">
            <w:pPr>
              <w:jc w:val="both"/>
              <w:rPr>
                <w:del w:id="683" w:author="RENATO JOSE QUILICHE ALTAMIRANO" w:date="2022-12-15T02:37:00Z"/>
                <w:rFonts w:eastAsiaTheme="minorEastAsia"/>
                <w:iCs/>
              </w:rPr>
            </w:pPr>
            <m:oMathPara>
              <m:oMath>
                <m:r>
                  <w:del w:id="684" w:author="RENATO JOSE QUILICHE ALTAMIRANO" w:date="2022-12-15T02:37:00Z">
                    <m:rPr>
                      <m:nor/>
                    </m:rPr>
                    <w:rPr>
                      <w:rFonts w:ascii="Cambria Math" w:hAnsi="Cambria Math"/>
                    </w:rPr>
                    <m:t>n_estimators=randint[10,300]</m:t>
                  </w:del>
                </m:r>
              </m:oMath>
            </m:oMathPara>
          </w:p>
          <w:p w14:paraId="246E17D4" w14:textId="55088BFC" w:rsidR="007555E9" w:rsidRPr="001B4632" w:rsidDel="0085768E" w:rsidRDefault="007555E9" w:rsidP="00803E7C">
            <w:pPr>
              <w:jc w:val="both"/>
              <w:rPr>
                <w:del w:id="685" w:author="RENATO JOSE QUILICHE ALTAMIRANO" w:date="2022-12-15T02:37:00Z"/>
                <w:iCs/>
              </w:rPr>
            </w:pPr>
            <m:oMathPara>
              <m:oMath>
                <m:r>
                  <w:del w:id="686" w:author="RENATO JOSE QUILICHE ALTAMIRANO" w:date="2022-12-15T02:37:00Z">
                    <m:rPr>
                      <m:nor/>
                    </m:rPr>
                    <w:rPr>
                      <w:rFonts w:ascii="Cambria Math" w:hAnsi="Cambria Math"/>
                      <w:iCs/>
                    </w:rPr>
                    <m:t>max_features=[</m:t>
                  </w:del>
                </m:r>
                <m:r>
                  <w:del w:id="687" w:author="RENATO JOSE QUILICHE ALTAMIRANO" w:date="2022-12-15T02:37:00Z">
                    <m:rPr>
                      <m:nor/>
                    </m:rPr>
                    <w:rPr>
                      <w:rFonts w:ascii="Cambria Math" w:hAnsi="Cambria Math"/>
                    </w:rPr>
                    <m:t>‘</m:t>
                  </w:del>
                </m:r>
                <m:r>
                  <w:del w:id="688" w:author="RENATO JOSE QUILICHE ALTAMIRANO" w:date="2022-12-15T02:37:00Z">
                    <m:rPr>
                      <m:nor/>
                    </m:rPr>
                    <w:rPr>
                      <w:rFonts w:ascii="Cambria Math" w:eastAsiaTheme="minorEastAsia" w:hAnsi="Cambria Math"/>
                    </w:rPr>
                    <m:t>log2</m:t>
                  </w:del>
                </m:r>
                <m:r>
                  <w:del w:id="689" w:author="RENATO JOSE QUILICHE ALTAMIRANO" w:date="2022-12-15T02:37:00Z">
                    <m:rPr>
                      <m:nor/>
                    </m:rPr>
                    <w:rPr>
                      <w:rFonts w:ascii="Cambria Math" w:hAnsi="Cambria Math"/>
                    </w:rPr>
                    <m:t>’</m:t>
                  </w:del>
                </m:r>
                <m:r>
                  <w:del w:id="690" w:author="RENATO JOSE QUILICHE ALTAMIRANO" w:date="2022-12-15T02:37:00Z">
                    <m:rPr>
                      <m:nor/>
                    </m:rPr>
                    <w:rPr>
                      <w:rFonts w:ascii="Cambria Math" w:eastAsiaTheme="minorEastAsia" w:hAnsi="Cambria Math"/>
                    </w:rPr>
                    <m:t xml:space="preserve">, </m:t>
                  </w:del>
                </m:r>
                <m:r>
                  <w:del w:id="691" w:author="RENATO JOSE QUILICHE ALTAMIRANO" w:date="2022-12-15T02:37:00Z">
                    <m:rPr>
                      <m:nor/>
                    </m:rPr>
                    <w:rPr>
                      <w:rFonts w:ascii="Cambria Math" w:hAnsi="Cambria Math"/>
                    </w:rPr>
                    <m:t>‘sqrt’</m:t>
                  </w:del>
                </m:r>
                <m:r>
                  <w:del w:id="692" w:author="RENATO JOSE QUILICHE ALTAMIRANO" w:date="2022-12-15T02:37:00Z">
                    <m:rPr>
                      <m:nor/>
                    </m:rPr>
                    <w:rPr>
                      <w:rFonts w:ascii="Cambria Math" w:hAnsi="Cambria Math"/>
                      <w:iCs/>
                    </w:rPr>
                    <m:t>]</m:t>
                  </w:del>
                </m:r>
              </m:oMath>
            </m:oMathPara>
          </w:p>
        </w:tc>
      </w:tr>
      <w:tr w:rsidR="007555E9" w:rsidDel="0085768E" w14:paraId="3F3434E8" w14:textId="31C036A3" w:rsidTr="00803E7C">
        <w:trPr>
          <w:del w:id="693" w:author="RENATO JOSE QUILICHE ALTAMIRANO" w:date="2022-12-15T02:37:00Z"/>
        </w:trPr>
        <w:tc>
          <w:tcPr>
            <w:tcW w:w="6475" w:type="dxa"/>
          </w:tcPr>
          <w:p w14:paraId="1F09745F" w14:textId="18696327" w:rsidR="007555E9" w:rsidDel="0085768E" w:rsidRDefault="007555E9" w:rsidP="00803E7C">
            <w:pPr>
              <w:jc w:val="both"/>
              <w:rPr>
                <w:del w:id="694" w:author="RENATO JOSE QUILICHE ALTAMIRANO" w:date="2022-12-15T02:37:00Z"/>
              </w:rPr>
            </w:pPr>
            <w:del w:id="695" w:author="RENATO JOSE QUILICHE ALTAMIRANO" w:date="2022-12-15T02:37:00Z">
              <w:r w:rsidDel="0085768E">
                <w:delText>Elastic-Net Logistic Regression</w:delText>
              </w:r>
            </w:del>
          </w:p>
        </w:tc>
        <w:tc>
          <w:tcPr>
            <w:tcW w:w="6475" w:type="dxa"/>
          </w:tcPr>
          <w:p w14:paraId="48C211AA" w14:textId="454BE81D" w:rsidR="007555E9" w:rsidRPr="00611101" w:rsidDel="0085768E" w:rsidRDefault="007555E9" w:rsidP="00803E7C">
            <w:pPr>
              <w:jc w:val="both"/>
              <w:rPr>
                <w:del w:id="696" w:author="RENATO JOSE QUILICHE ALTAMIRANO" w:date="2022-12-15T02:37:00Z"/>
                <w:rFonts w:ascii="Cambria Math" w:hAnsi="Cambria Math"/>
                <w:oMath/>
              </w:rPr>
            </w:pPr>
            <m:oMathPara>
              <m:oMath>
                <m:r>
                  <w:del w:id="697" w:author="RENATO JOSE QUILICHE ALTAMIRANO" w:date="2022-12-15T02:37:00Z">
                    <m:rPr>
                      <m:nor/>
                    </m:rPr>
                    <w:rPr>
                      <w:rFonts w:ascii="Cambria Math" w:hAnsi="Cambria Math"/>
                    </w:rPr>
                    <m:t>C=[0.01, 0.1, 1, 10, 100]</m:t>
                  </w:del>
                </m:r>
              </m:oMath>
            </m:oMathPara>
          </w:p>
          <w:p w14:paraId="582C8697" w14:textId="079672D6" w:rsidR="007555E9" w:rsidDel="0085768E" w:rsidRDefault="007555E9" w:rsidP="00803E7C">
            <w:pPr>
              <w:jc w:val="both"/>
              <w:rPr>
                <w:del w:id="698" w:author="RENATO JOSE QUILICHE ALTAMIRANO" w:date="2022-12-15T02:37:00Z"/>
              </w:rPr>
            </w:pPr>
            <m:oMathPara>
              <m:oMath>
                <m:r>
                  <w:del w:id="699" w:author="RENATO JOSE QUILICHE ALTAMIRANO" w:date="2022-12-15T02:37:00Z">
                    <m:rPr>
                      <m:nor/>
                    </m:rPr>
                    <w:rPr>
                      <w:rFonts w:ascii="Cambria Math" w:hAnsi="Cambria Math"/>
                    </w:rPr>
                    <m:t>l1_ratio=uniform[0,1]</m:t>
                  </w:del>
                </m:r>
              </m:oMath>
            </m:oMathPara>
          </w:p>
        </w:tc>
      </w:tr>
      <w:tr w:rsidR="007555E9" w:rsidDel="0085768E" w14:paraId="4E4A2821" w14:textId="646DACF2" w:rsidTr="00803E7C">
        <w:trPr>
          <w:del w:id="700" w:author="RENATO JOSE QUILICHE ALTAMIRANO" w:date="2022-12-15T02:37:00Z"/>
        </w:trPr>
        <w:tc>
          <w:tcPr>
            <w:tcW w:w="6475" w:type="dxa"/>
          </w:tcPr>
          <w:p w14:paraId="50DE9141" w14:textId="4098EB05" w:rsidR="007555E9" w:rsidDel="0085768E" w:rsidRDefault="007555E9" w:rsidP="00803E7C">
            <w:pPr>
              <w:jc w:val="both"/>
              <w:rPr>
                <w:del w:id="701" w:author="RENATO JOSE QUILICHE ALTAMIRANO" w:date="2022-12-15T02:37:00Z"/>
              </w:rPr>
            </w:pPr>
            <w:del w:id="702" w:author="RENATO JOSE QUILICHE ALTAMIRANO" w:date="2022-12-15T02:37:00Z">
              <w:r w:rsidDel="0085768E">
                <w:delText>Extreme Gradient Boosting (XGBoost)</w:delText>
              </w:r>
            </w:del>
          </w:p>
        </w:tc>
        <w:tc>
          <w:tcPr>
            <w:tcW w:w="6475" w:type="dxa"/>
          </w:tcPr>
          <w:p w14:paraId="057756D0" w14:textId="457CEBC5" w:rsidR="007555E9" w:rsidDel="0085768E" w:rsidRDefault="007555E9" w:rsidP="00803E7C">
            <w:pPr>
              <w:jc w:val="both"/>
              <w:rPr>
                <w:del w:id="703" w:author="RENATO JOSE QUILICHE ALTAMIRANO" w:date="2022-12-15T02:37:00Z"/>
              </w:rPr>
            </w:pPr>
          </w:p>
        </w:tc>
      </w:tr>
      <w:tr w:rsidR="007555E9" w:rsidDel="0085768E" w14:paraId="13ABFACF" w14:textId="5C6995F4" w:rsidTr="00803E7C">
        <w:trPr>
          <w:del w:id="704" w:author="RENATO JOSE QUILICHE ALTAMIRANO" w:date="2022-12-15T02:37:00Z"/>
        </w:trPr>
        <w:tc>
          <w:tcPr>
            <w:tcW w:w="6475" w:type="dxa"/>
          </w:tcPr>
          <w:p w14:paraId="0DF2472B" w14:textId="6F137401" w:rsidR="007555E9" w:rsidDel="0085768E" w:rsidRDefault="007555E9" w:rsidP="00803E7C">
            <w:pPr>
              <w:jc w:val="both"/>
              <w:rPr>
                <w:del w:id="705" w:author="RENATO JOSE QUILICHE ALTAMIRANO" w:date="2022-12-15T02:37:00Z"/>
              </w:rPr>
            </w:pPr>
            <w:del w:id="706" w:author="RENATO JOSE QUILICHE ALTAMIRANO" w:date="2022-12-15T02:37:00Z">
              <w:r w:rsidDel="0085768E">
                <w:delText>Support Vector Classifier (SVC)</w:delText>
              </w:r>
            </w:del>
          </w:p>
        </w:tc>
        <w:tc>
          <w:tcPr>
            <w:tcW w:w="6475" w:type="dxa"/>
          </w:tcPr>
          <w:p w14:paraId="22A0F38C" w14:textId="7E2494B3" w:rsidR="007555E9" w:rsidDel="0085768E" w:rsidRDefault="007555E9" w:rsidP="00803E7C">
            <w:pPr>
              <w:jc w:val="both"/>
              <w:rPr>
                <w:del w:id="707" w:author="RENATO JOSE QUILICHE ALTAMIRANO" w:date="2022-12-15T02:37:00Z"/>
              </w:rPr>
            </w:pPr>
            <w:del w:id="708" w:author="RENATO JOSE QUILICHE ALTAMIRANO" w:date="2022-12-15T02:37:00Z">
              <w:r w:rsidDel="0085768E">
                <w:delText>C=[]</w:delText>
              </w:r>
            </w:del>
          </w:p>
        </w:tc>
      </w:tr>
    </w:tbl>
    <w:p w14:paraId="47C18C79" w14:textId="2EA2D363" w:rsidR="007555E9" w:rsidDel="0085768E" w:rsidRDefault="007555E9">
      <w:pPr>
        <w:rPr>
          <w:del w:id="709" w:author="RENATO JOSE QUILICHE ALTAMIRANO" w:date="2022-12-15T02:37:00Z"/>
        </w:rPr>
        <w:pPrChange w:id="710" w:author="RENATO JOSE QUILICHE ALTAMIRANO" w:date="2022-12-15T02:37:00Z">
          <w:pPr>
            <w:jc w:val="both"/>
          </w:pPr>
        </w:pPrChange>
      </w:pPr>
    </w:p>
    <w:p w14:paraId="290A9DD9" w14:textId="0B327BD1" w:rsidR="007555E9" w:rsidRDefault="007555E9">
      <w:pPr>
        <w:pPrChange w:id="711" w:author="RENATO JOSE QUILICHE ALTAMIRANO" w:date="2022-12-15T02:37:00Z">
          <w:pPr>
            <w:jc w:val="center"/>
          </w:pPr>
        </w:pPrChange>
      </w:pPr>
      <w:del w:id="712" w:author="RENATO JOSE QUILICHE ALTAMIRANO" w:date="2022-12-15T02:37:00Z">
        <w:r w:rsidRPr="00F66198" w:rsidDel="0085768E">
          <w:rPr>
            <w:noProof/>
          </w:rPr>
          <w:drawing>
            <wp:inline distT="0" distB="0" distL="0" distR="0" wp14:anchorId="603926D8" wp14:editId="2AC4BA19">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2"/>
                      <a:stretch>
                        <a:fillRect/>
                      </a:stretch>
                    </pic:blipFill>
                    <pic:spPr>
                      <a:xfrm>
                        <a:off x="0" y="0"/>
                        <a:ext cx="4921439" cy="3657600"/>
                      </a:xfrm>
                      <a:prstGeom prst="rect">
                        <a:avLst/>
                      </a:prstGeom>
                    </pic:spPr>
                  </pic:pic>
                </a:graphicData>
              </a:graphic>
            </wp:inline>
          </w:drawing>
        </w:r>
      </w:del>
    </w:p>
    <w:p w14:paraId="1F6899FE" w14:textId="77777777" w:rsidR="007555E9" w:rsidRPr="00DE1433" w:rsidRDefault="007555E9" w:rsidP="009C07DD">
      <w:pPr>
        <w:pStyle w:val="Heading1"/>
        <w:numPr>
          <w:ilvl w:val="0"/>
          <w:numId w:val="10"/>
        </w:numPr>
        <w:ind w:left="360"/>
      </w:pPr>
      <w:r w:rsidRPr="00DE1433">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w:t>
      </w:r>
      <w:proofErr w:type="gramStart"/>
      <w:r>
        <w:t>produce</w:t>
      </w:r>
      <w:proofErr w:type="gramEnd"/>
      <w:r>
        <w:t xml:space="preserv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2D08B2">
      <w:pPr>
        <w:pStyle w:val="Heading2"/>
        <w:numPr>
          <w:ilvl w:val="1"/>
          <w:numId w:val="8"/>
        </w:numPr>
        <w:ind w:left="432"/>
      </w:pPr>
      <w:r w:rsidRPr="001A6831">
        <w:t>Descriptive statistics</w:t>
      </w:r>
    </w:p>
    <w:p w14:paraId="5955E58A" w14:textId="77777777" w:rsidR="00834E96" w:rsidRDefault="00834E96" w:rsidP="007555E9"/>
    <w:p w14:paraId="78451D4D" w14:textId="57F796C4" w:rsidR="007555E9" w:rsidRDefault="00834E96" w:rsidP="007555E9">
      <w:r>
        <w:lastRenderedPageBreak/>
        <w:t>Figure 8: Features' correlation heatmap</w:t>
      </w:r>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3"/>
                    <a:stretch>
                      <a:fillRect/>
                    </a:stretch>
                  </pic:blipFill>
                  <pic:spPr>
                    <a:xfrm>
                      <a:off x="0" y="0"/>
                      <a:ext cx="5400040" cy="5370195"/>
                    </a:xfrm>
                    <a:prstGeom prst="rect">
                      <a:avLst/>
                    </a:prstGeom>
                  </pic:spPr>
                </pic:pic>
              </a:graphicData>
            </a:graphic>
          </wp:inline>
        </w:drawing>
      </w:r>
    </w:p>
    <w:p w14:paraId="14A484E5" w14:textId="13835515" w:rsidR="007555E9" w:rsidRDefault="00834E96" w:rsidP="007555E9">
      <w:r>
        <w:t>Table 5. Descriptive statistics</w:t>
      </w:r>
    </w:p>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xml:space="preserve">).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w:t>
      </w:r>
      <w:proofErr w:type="gramStart"/>
      <w:r>
        <w:t>population</w:t>
      </w:r>
      <w:proofErr w:type="gramEnd"/>
      <w:r>
        <w:t xml:space="preserve"> has health problems (). More than half of the households in sample have at least </w:t>
      </w:r>
      <w:proofErr w:type="gramStart"/>
      <w:r>
        <w:t>a member</w:t>
      </w:r>
      <w:proofErr w:type="gramEnd"/>
      <w:r>
        <w:t xml:space="preserve">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w:t>
      </w:r>
      <w:proofErr w:type="gramStart"/>
      <w:r>
        <w:t>paths’</w:t>
      </w:r>
      <w:proofErr w:type="gramEnd"/>
      <w:r>
        <w:t>.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r>
        <w:t>Table 6. Continuous features descriptive statistics</w:t>
      </w: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3063C199" w:rsidR="007555E9" w:rsidRDefault="007555E9" w:rsidP="007555E9">
      <w:pPr>
        <w:jc w:val="both"/>
      </w:pPr>
      <w:r>
        <w:t xml:space="preserve">Regarding numerical variables, the annual per capita expenditure is measuring short-term household nominal income. The average annual per capita expenditure is S/. 5642.5 </w:t>
      </w:r>
      <w:proofErr w:type="spellStart"/>
      <w:r>
        <w:t>nuevos</w:t>
      </w:r>
      <w:proofErr w:type="spellEnd"/>
      <w:r>
        <w:t xml:space="preserve">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2D08B2">
      <w:pPr>
        <w:pStyle w:val="Heading2"/>
        <w:numPr>
          <w:ilvl w:val="1"/>
          <w:numId w:val="8"/>
        </w:numPr>
        <w:ind w:left="432"/>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w:t>
      </w:r>
      <w:r>
        <w:lastRenderedPageBreak/>
        <w:t xml:space="preserve">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r>
        <w:t>Table 7. Hyperparameter configuration before and after NPV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E06E28B" w:rsidR="007555E9" w:rsidRDefault="007555E9" w:rsidP="007555E9">
      <w:pPr>
        <w:jc w:val="both"/>
      </w:pPr>
      <w:r>
        <w:t>The Figure</w:t>
      </w:r>
      <w:r w:rsidR="00C94485">
        <w:t>s 9 and 10</w:t>
      </w:r>
      <w:r>
        <w:t xml:space="preserve"> </w:t>
      </w:r>
      <w:proofErr w:type="gramStart"/>
      <w:r>
        <w:t>shows</w:t>
      </w:r>
      <w:proofErr w:type="gramEnd"/>
      <w:r>
        <w:t xml:space="preserve"> the distribution of MCC and NPV metrics for both ENLR and RFC best hyperparameters’ configuration based on the algorithm</w:t>
      </w:r>
      <w:r w:rsidR="00C94485">
        <w:t xml:space="preserve"> in Equation 2</w:t>
      </w:r>
      <w:r>
        <w:t xml:space="preserve">.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w:t>
      </w:r>
      <w:proofErr w:type="gramStart"/>
      <w:r>
        <w:t>imply</w:t>
      </w:r>
      <w:proofErr w:type="gramEnd"/>
      <w:r>
        <w:t xml:space="preserve">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r w:rsidRPr="002D08B2">
        <w:rPr>
          <w:b/>
          <w:bCs/>
        </w:rPr>
        <w:t>Figure 9.</w:t>
      </w:r>
      <w:r>
        <w:t xml:space="preserve"> Summary of cross-validation estimates of MCC and NPV for Logistic Regression</w:t>
      </w:r>
    </w:p>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lastRenderedPageBreak/>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4"/>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5"/>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 w14:paraId="2D2CEAAA" w14:textId="061FD772" w:rsidR="00C94485" w:rsidRDefault="00C94485" w:rsidP="007555E9">
      <w:r w:rsidRPr="00073DA2">
        <w:rPr>
          <w:b/>
          <w:bCs/>
        </w:rPr>
        <w:t xml:space="preserve">Figure </w:t>
      </w:r>
      <w:r>
        <w:rPr>
          <w:b/>
          <w:bCs/>
        </w:rPr>
        <w:t>10</w:t>
      </w:r>
      <w:r w:rsidRPr="00073DA2">
        <w:rPr>
          <w:b/>
          <w:bCs/>
        </w:rPr>
        <w:t>.</w:t>
      </w:r>
      <w:r>
        <w:t xml:space="preserve"> Summary of cross-validation estimates of MCC and NPV for Random Forest Classifier</w:t>
      </w:r>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713"/>
      <w:r>
        <w:t xml:space="preserve">Figures </w:t>
      </w:r>
      <w:commentRangeEnd w:id="713"/>
      <w:r w:rsidR="001D32C3">
        <w:rPr>
          <w:rStyle w:val="CommentReference"/>
        </w:rPr>
        <w:commentReference w:id="713"/>
      </w:r>
      <w:r w:rsidR="00C94485">
        <w:t xml:space="preserve">11 </w:t>
      </w:r>
      <w:r>
        <w:t>and</w:t>
      </w:r>
      <w:r w:rsidR="00C94485">
        <w:t xml:space="preserve"> 12</w:t>
      </w:r>
      <w:r>
        <w:t xml:space="preserve"> show the confusion matrix for each algorithm fitted on the best hyperparameters’ configuration that are obtained through the proposed algorithm. The ‘test_size’ parameter was fixed to 20%, thus model is trained on 80% of sample and tested on the other 20%. For these additional experiments, ENLR achieved a MCC of 63.19% and a NPV of 84.15%. On the other hand, RFC achieved 62.47% and 85.71% respectively.</w:t>
      </w:r>
    </w:p>
    <w:p w14:paraId="2B875263" w14:textId="692DF823"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r w:rsidR="005233F6">
        <w:t xml:space="preserve">13 </w:t>
      </w:r>
      <w:r>
        <w:t>and</w:t>
      </w:r>
      <w:r w:rsidR="005233F6">
        <w:t xml:space="preserve"> 14</w:t>
      </w:r>
      <w:r>
        <w:t xml:space="preserve">. Based on this set of </w:t>
      </w:r>
      <w:r w:rsidR="005233F6">
        <w:t>experiments,</w:t>
      </w:r>
      <w:r>
        <w:t xml:space="preserve">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23954A7B" w:rsidR="007555E9" w:rsidRDefault="007555E9" w:rsidP="007555E9">
      <w:pPr>
        <w:jc w:val="both"/>
      </w:pPr>
      <w:r>
        <w:t>Regarding domain-based hyperparameter optimization</w:t>
      </w:r>
      <w:r w:rsidR="005233F6">
        <w:t xml:space="preserve"> (algorithm in Equation 2)</w:t>
      </w:r>
      <w:r>
        <w:t>, the proposed approach led to results with minimum false negatives as is shown in confusion matrices (Figures</w:t>
      </w:r>
      <w:r w:rsidR="005233F6">
        <w:t xml:space="preserve"> 11</w:t>
      </w:r>
      <w:r>
        <w:t xml:space="preserve"> and</w:t>
      </w:r>
      <w:r w:rsidR="005233F6">
        <w:t xml:space="preserve"> 12</w:t>
      </w:r>
      <w:r>
        <w:t xml:space="preserve">). Experiments with different test sizes show better results in NPV metrics for RFC (Figures </w:t>
      </w:r>
      <w:r w:rsidR="005233F6">
        <w:t xml:space="preserve">13 </w:t>
      </w:r>
      <w:r>
        <w:t>and</w:t>
      </w:r>
      <w:r w:rsidR="005233F6">
        <w:t xml:space="preserve"> 14</w:t>
      </w:r>
      <w:r>
        <w:t xml:space="preserve">). It is worth mentioning that although differences between the MCC optimization alone and co-optimization of MCC and NPV are small, in real-world applications </w:t>
      </w:r>
      <w:r>
        <w:lastRenderedPageBreak/>
        <w:t xml:space="preserve">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r w:rsidR="005233F6">
        <w:t>was designed with the objective of representativity of population</w:t>
      </w:r>
      <w:r>
        <w:t>, and it also has been previously used to draw insights for policymaking with important impacts (</w:t>
      </w:r>
      <w:proofErr w:type="spellStart"/>
      <w:r w:rsidR="006C4119">
        <w:t>Proa</w:t>
      </w:r>
      <w:r w:rsidR="006C4119" w:rsidRPr="002D08B2">
        <w:t>ño</w:t>
      </w:r>
      <w:proofErr w:type="spellEnd"/>
      <w:r w:rsidR="005233F6">
        <w:t xml:space="preserve"> and Bernab</w:t>
      </w:r>
      <w:r w:rsidR="006C4119">
        <w:t>e, 2018</w:t>
      </w:r>
      <w:r>
        <w:t xml:space="preserve">). </w:t>
      </w:r>
    </w:p>
    <w:p w14:paraId="500107E8" w14:textId="54D2E67D" w:rsidR="007555E9" w:rsidRDefault="007555E9" w:rsidP="007555E9">
      <w:pPr>
        <w:jc w:val="center"/>
      </w:pPr>
      <w:r w:rsidRPr="00363AB3">
        <w:rPr>
          <w:b/>
          <w:bCs/>
        </w:rPr>
        <w:t>Figure</w:t>
      </w:r>
      <w:r w:rsidR="005233F6">
        <w:rPr>
          <w:b/>
          <w:bCs/>
        </w:rPr>
        <w:t xml:space="preserve"> 11</w:t>
      </w:r>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8"/>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r w:rsidR="005233F6">
        <w:rPr>
          <w:b/>
          <w:bCs/>
        </w:rPr>
        <w:t xml:space="preserve"> 12</w:t>
      </w:r>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31571C83" w:rsidR="007555E9" w:rsidRDefault="007555E9" w:rsidP="007555E9">
      <w:pPr>
        <w:jc w:val="both"/>
      </w:pPr>
      <w:commentRangeStart w:id="714"/>
      <w:r>
        <w:lastRenderedPageBreak/>
        <w:t xml:space="preserve">Figures </w:t>
      </w:r>
      <w:commentRangeEnd w:id="714"/>
      <w:r w:rsidR="001D32C3">
        <w:rPr>
          <w:rStyle w:val="CommentReference"/>
        </w:rPr>
        <w:commentReference w:id="714"/>
      </w:r>
      <w:r w:rsidR="005233F6">
        <w:t xml:space="preserve">13 </w:t>
      </w:r>
      <w:r>
        <w:t>and</w:t>
      </w:r>
      <w:r w:rsidR="005233F6">
        <w:t xml:space="preserve"> 14</w:t>
      </w:r>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r w:rsidR="005233F6">
        <w:t>misclassifying</w:t>
      </w:r>
      <w:r>
        <w:t xml:space="preserve"> households at risk of disaster is high because of the potential peaks of deprivation that this could imply.</w:t>
      </w:r>
    </w:p>
    <w:p w14:paraId="2373E59D" w14:textId="5AD9D11D" w:rsidR="005233F6" w:rsidRDefault="005233F6" w:rsidP="007555E9">
      <w:pPr>
        <w:jc w:val="both"/>
      </w:pPr>
      <w:r w:rsidRPr="002D08B2">
        <w:rPr>
          <w:b/>
          <w:bCs/>
        </w:rPr>
        <w:t>Figure 13.</w:t>
      </w:r>
      <w:r>
        <w:t xml:space="preserve"> </w:t>
      </w:r>
      <w:r w:rsidR="003851CC">
        <w:t>Experiments with different test sizes for Logistic Regression</w:t>
      </w:r>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0"/>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1"/>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 w14:paraId="3271CA81" w14:textId="25F73CDD" w:rsidR="003851CC" w:rsidRDefault="003851CC" w:rsidP="002D08B2">
      <w:pPr>
        <w:jc w:val="both"/>
      </w:pPr>
      <w:r w:rsidRPr="002D08B2">
        <w:rPr>
          <w:b/>
          <w:bCs/>
        </w:rPr>
        <w:t>Figure 14.</w:t>
      </w:r>
      <w:r>
        <w:t xml:space="preserve"> Experiments with different test sizes for Random Forest Classifier</w:t>
      </w:r>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rsidP="009C07DD">
      <w:pPr>
        <w:pStyle w:val="Heading1"/>
        <w:numPr>
          <w:ilvl w:val="0"/>
          <w:numId w:val="10"/>
        </w:numPr>
        <w:ind w:left="360"/>
      </w:pPr>
      <w:r w:rsidRPr="002E3D17">
        <w:t>Discussion and interpretation</w:t>
      </w:r>
    </w:p>
    <w:p w14:paraId="72C3AE0A" w14:textId="7536AF55" w:rsidR="007555E9" w:rsidRDefault="007555E9" w:rsidP="007555E9">
      <w:pPr>
        <w:jc w:val="both"/>
      </w:pPr>
      <w:r>
        <w:t xml:space="preserve">Regarding the results of the training, the proposed strategy for HPO led to good results in terms of performance on </w:t>
      </w:r>
      <w:r w:rsidR="00E2545F">
        <w:t>test (</w:t>
      </w:r>
      <w:r>
        <w:t>unseen</w:t>
      </w:r>
      <w:r w:rsidR="00E2545F">
        <w:t>)</w:t>
      </w:r>
      <w:r>
        <w:t xml:space="preserve"> data. Furthermore, </w:t>
      </w:r>
      <w:r w:rsidR="00E2545F">
        <w:t xml:space="preserve">all </w:t>
      </w:r>
      <w:r>
        <w:t>the features used for prediction are</w:t>
      </w:r>
      <w:r w:rsidR="00A16BEA">
        <w:t xml:space="preserve"> </w:t>
      </w:r>
      <w:r>
        <w:t xml:space="preserve">vulnerability drivers. The main insight of the predictive analysis is that it is plausible to build a good predictive model for disaster risk that is entirely based on vulnerability. This result is important because it states that it is possible to infer where aid is going to be needed whether </w:t>
      </w:r>
      <w:r>
        <w:lastRenderedPageBreak/>
        <w:t xml:space="preserve">decision-makers have prior knowledge about geophysical or meteorological characteristics of disasters. It is not true that predictive </w:t>
      </w:r>
      <w:r w:rsidR="00A16BEA">
        <w:t>modeling</w:t>
      </w:r>
      <w:r>
        <w:t xml:space="preserve"> of cold waves and severe winter conditions based on geophysical-meteorological features is no longer relevant to decision-making, but it is true that proactive measures and interventions to reduce social costs based on open-data empirical </w:t>
      </w:r>
      <w:r w:rsidR="00C82EAE">
        <w:t>modeling</w:t>
      </w:r>
      <w:r>
        <w:t xml:space="preserve"> would lead to big savings that are important for the disaster risk management cycle, represented as a helix. </w:t>
      </w:r>
    </w:p>
    <w:p w14:paraId="57F8A2E1" w14:textId="49443C51" w:rsidR="007555E9" w:rsidRDefault="007555E9" w:rsidP="007555E9">
      <w:pPr>
        <w:jc w:val="both"/>
      </w:pPr>
      <w:r>
        <w:t>The proposed model can be further extended and improved in terms of predictive power, incorporating geophysical-meteorological features such as distance from lakes, rivers</w:t>
      </w:r>
      <w:proofErr w:type="gramStart"/>
      <w:r>
        <w:t>, urban</w:t>
      </w:r>
      <w:proofErr w:type="gramEnd"/>
      <w:r>
        <w:t xml:space="preserve"> settlements.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r w:rsidR="003851CC">
        <w:t>on train dataset.</w:t>
      </w:r>
      <w:r w:rsidR="006C4119">
        <w:t xml:space="preserve"> </w:t>
      </w:r>
      <w:r>
        <w:t xml:space="preserve">The following Figure </w:t>
      </w:r>
      <w:r w:rsidR="003851CC">
        <w:t xml:space="preserve">15 </w:t>
      </w:r>
      <w:r>
        <w:t>shows the features’ importance drawn from a single experiment with optimized hyperparameters for RFC:</w:t>
      </w:r>
    </w:p>
    <w:p w14:paraId="788D6548" w14:textId="732546EB" w:rsidR="007555E9" w:rsidRDefault="007555E9" w:rsidP="007555E9">
      <w:commentRangeStart w:id="715"/>
      <w:r w:rsidRPr="002E3D17">
        <w:rPr>
          <w:b/>
          <w:bCs/>
        </w:rPr>
        <w:t>Figure</w:t>
      </w:r>
      <w:commentRangeEnd w:id="715"/>
      <w:r w:rsidR="00C82EAE">
        <w:rPr>
          <w:rStyle w:val="CommentReference"/>
        </w:rPr>
        <w:commentReference w:id="715"/>
      </w:r>
      <w:r w:rsidR="003851CC">
        <w:rPr>
          <w:b/>
          <w:bCs/>
        </w:rPr>
        <w:t xml:space="preserve"> 15</w:t>
      </w:r>
      <w:r w:rsidRPr="002E3D17">
        <w:rPr>
          <w:b/>
          <w:bCs/>
        </w:rPr>
        <w:t xml:space="preserve">. </w:t>
      </w:r>
      <w:r>
        <w:t>Random Forest Classifier</w:t>
      </w:r>
      <w:r w:rsidR="00E04310">
        <w:t xml:space="preserve"> feature </w:t>
      </w:r>
      <w:r w:rsidR="006C4119">
        <w:t>importance</w:t>
      </w:r>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3EE437F"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r w:rsidR="006C4119">
        <w:t>)</w:t>
      </w:r>
      <w:r>
        <w:t xml:space="preserve">. The other features reported </w:t>
      </w:r>
      <w:proofErr w:type="gramStart"/>
      <w:r>
        <w:t>on</w:t>
      </w:r>
      <w:proofErr w:type="gramEnd"/>
      <w:r>
        <w:t xml:space="preserve"> Figure</w:t>
      </w:r>
      <w:r w:rsidR="00E04310">
        <w:t xml:space="preserve"> 15</w:t>
      </w:r>
      <w:r>
        <w:t xml:space="preserve"> above </w:t>
      </w:r>
      <w:r w:rsidR="00E04310">
        <w:t>tell</w:t>
      </w:r>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w:t>
      </w:r>
      <w:proofErr w:type="gramStart"/>
      <w:r>
        <w:t>, according</w:t>
      </w:r>
      <w:proofErr w:type="gramEnd"/>
      <w:r>
        <w:t xml:space="preserve"> to historical data there were few examples of rapid development of communities, but these are considered exceptions (cases of study). For instance, human development index tends to evolute slowly over periods of 6 years (</w:t>
      </w:r>
      <w:r w:rsidR="00DB0F56">
        <w:t>Santos et al., 2021</w:t>
      </w:r>
      <w:r>
        <w:t>). It is worth highlighting the fact that in the short-</w:t>
      </w:r>
      <w:r>
        <w:lastRenderedPageBreak/>
        <w:t>term, that is the important term for this analysis, machine learning models can be used to minimize resource utilization and, in the best of cases, save important resources that communities may invest in their future development (Bosher et al., 2022).</w:t>
      </w:r>
    </w:p>
    <w:p w14:paraId="6CEC5535" w14:textId="77777777" w:rsidR="007555E9" w:rsidRDefault="007555E9" w:rsidP="009C07DD">
      <w:pPr>
        <w:pStyle w:val="Heading1"/>
        <w:numPr>
          <w:ilvl w:val="0"/>
          <w:numId w:val="10"/>
        </w:numPr>
        <w:ind w:left="360"/>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w:t>
      </w:r>
      <w:proofErr w:type="gramStart"/>
      <w:r>
        <w:t>best</w:t>
      </w:r>
      <w:proofErr w:type="gramEnd"/>
      <w:r>
        <w:t xml:space="preserve">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 xml:space="preserve">The proposed approach gets better predictive performance for negative cases at the cost of a </w:t>
      </w:r>
      <w:proofErr w:type="gramStart"/>
      <w:r>
        <w:t>slightly</w:t>
      </w:r>
      <w:proofErr w:type="gramEnd"/>
      <w:r>
        <w:t xml:space="preserve">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w:t>
      </w:r>
      <w:proofErr w:type="gramStart"/>
      <w:r>
        <w:t>led</w:t>
      </w:r>
      <w:proofErr w:type="gramEnd"/>
      <w:r>
        <w:t xml:space="preserve"> to good results, however, the main assumption is only testable by real-world implementation of trained models. For example, in urban areas the savings of the proposed approach may not be as high as in rural </w:t>
      </w:r>
      <w:proofErr w:type="gramStart"/>
      <w:r>
        <w:t>case</w:t>
      </w:r>
      <w:proofErr w:type="gramEnd"/>
      <w:r>
        <w:t>,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w:t>
      </w:r>
      <w:proofErr w:type="gramStart"/>
      <w:r>
        <w:t>on</w:t>
      </w:r>
      <w:proofErr w:type="gramEnd"/>
      <w:r>
        <w:t xml:space="preserve">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t>
      </w:r>
      <w:r>
        <w:lastRenderedPageBreak/>
        <w:t>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620DCD24" w:rsidR="007555E9" w:rsidRPr="00696620" w:rsidRDefault="007555E9" w:rsidP="007555E9">
      <w:pPr>
        <w:jc w:val="both"/>
      </w:pPr>
      <w:r>
        <w:t xml:space="preserve">Regarding disaster risk mitigation, this paper confirms the literature findings about vulnerability and disaster risk. Vulnerable or deprived </w:t>
      </w:r>
      <w:proofErr w:type="gramStart"/>
      <w:r>
        <w:t>households,</w:t>
      </w:r>
      <w:proofErr w:type="gramEnd"/>
      <w:r>
        <w:t xml:space="preserve"> systematically have a greater probability of being affected by a cold-related disaster. The well-known prescription is to create </w:t>
      </w:r>
      <w:r w:rsidR="00762167">
        <w:t>community resilience</w:t>
      </w:r>
      <w:r>
        <w:t>, which is difficult to achieve in the short term. Instead, we suggest using machine learning to decide where aid must be supplied, considering that humanitarian logisticians operate with scarce resources</w:t>
      </w:r>
      <w:r w:rsidR="00762167">
        <w:t xml:space="preserve"> and </w:t>
      </w:r>
      <w:r>
        <w:t xml:space="preserve">need to optimize logistics and provide help to communities regardless of their localization or vulnerability condition. Equality </w:t>
      </w:r>
      <w:r w:rsidR="00762167">
        <w:t>in</w:t>
      </w:r>
      <w:r>
        <w:t xml:space="preserve"> aid distribution can be achieved at a lower cost if aid is delivered </w:t>
      </w:r>
      <w:r w:rsidR="00762167">
        <w:t>proactively</w:t>
      </w:r>
      <w:r>
        <w:t>, considering that cold-related disasters are seasonal, recurrent</w:t>
      </w:r>
      <w:r w:rsidR="00762167">
        <w:t>,</w:t>
      </w:r>
      <w:r>
        <w:t xml:space="preserve"> and localized in Puno.</w:t>
      </w:r>
    </w:p>
    <w:p w14:paraId="206009E7" w14:textId="3E6B3A3E" w:rsidR="007555E9" w:rsidRDefault="00E04310" w:rsidP="007555E9">
      <w:r>
        <w:t>References</w:t>
      </w:r>
    </w:p>
    <w:p w14:paraId="32A62F9F" w14:textId="126C724C" w:rsidR="00E04310" w:rsidRPr="002D08B2" w:rsidRDefault="00E04310" w:rsidP="002D08B2">
      <w:pPr>
        <w:jc w:val="both"/>
        <w:rPr>
          <w:rFonts w:eastAsia="Times New Roman"/>
        </w:rPr>
      </w:pPr>
      <w:r w:rsidRPr="002D08B2">
        <w:rPr>
          <w:rFonts w:eastAsia="Times New Roman"/>
        </w:rPr>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77777777" w:rsidR="008054BD" w:rsidRDefault="008054BD" w:rsidP="002D08B2">
          <w:pPr>
            <w:autoSpaceDE w:val="0"/>
            <w:autoSpaceDN w:val="0"/>
            <w:ind w:hanging="480"/>
            <w:jc w:val="both"/>
            <w:divId w:val="606038520"/>
            <w:rPr>
              <w:rFonts w:eastAsia="Times New Roman"/>
            </w:rPr>
          </w:pPr>
          <w:r>
            <w:rPr>
              <w:rFonts w:eastAsia="Times New Roman"/>
            </w:rPr>
            <w:t xml:space="preserve">Bosher, L., </w:t>
          </w:r>
          <w:proofErr w:type="spellStart"/>
          <w:r>
            <w:rPr>
              <w:rFonts w:eastAsia="Times New Roman"/>
            </w:rPr>
            <w:t>Chmutina</w:t>
          </w:r>
          <w:proofErr w:type="spellEnd"/>
          <w:r>
            <w:rPr>
              <w:rFonts w:eastAsia="Times New Roman"/>
            </w:rPr>
            <w:t xml:space="preserve">, K., &amp; van Niekerk, D. (2021). Stop going around in circles: towards a </w:t>
          </w:r>
          <w:proofErr w:type="spellStart"/>
          <w:r>
            <w:rPr>
              <w:rFonts w:eastAsia="Times New Roman"/>
            </w:rPr>
            <w:t>reconceptualisation</w:t>
          </w:r>
          <w:proofErr w:type="spellEnd"/>
          <w:r>
            <w:rPr>
              <w:rFonts w:eastAsia="Times New Roman"/>
            </w:rPr>
            <w:t xml:space="preserve">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proofErr w:type="spellStart"/>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proofErr w:type="spellStart"/>
          <w:r>
            <w:rPr>
              <w:rFonts w:eastAsia="Times New Roman"/>
            </w:rPr>
            <w:lastRenderedPageBreak/>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w:t>
          </w:r>
          <w:proofErr w:type="gramStart"/>
          <w:r>
            <w:rPr>
              <w:rFonts w:eastAsia="Times New Roman"/>
            </w:rPr>
            <w:t>on</w:t>
          </w:r>
          <w:proofErr w:type="gramEnd"/>
          <w:r>
            <w:rPr>
              <w:rFonts w:eastAsia="Times New Roman"/>
            </w:rPr>
            <w:t xml:space="preserve">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w:t>
          </w:r>
          <w:proofErr w:type="spellStart"/>
          <w:r w:rsidRPr="002D08B2">
            <w:rPr>
              <w:rFonts w:eastAsia="Times New Roman"/>
              <w:lang w:val="pt-BR"/>
            </w:rPr>
            <w:t>Caragea</w:t>
          </w:r>
          <w:proofErr w:type="spellEnd"/>
          <w:r w:rsidRPr="002D08B2">
            <w:rPr>
              <w:rFonts w:eastAsia="Times New Roman"/>
              <w:lang w:val="pt-BR"/>
            </w:rPr>
            <w:t xml:space="preserve">, C., </w:t>
          </w:r>
          <w:proofErr w:type="spellStart"/>
          <w:r w:rsidRPr="002D08B2">
            <w:rPr>
              <w:rFonts w:eastAsia="Times New Roman"/>
              <w:lang w:val="pt-BR"/>
            </w:rPr>
            <w:t>Caragea</w:t>
          </w:r>
          <w:proofErr w:type="spellEnd"/>
          <w:r w:rsidRPr="002D08B2">
            <w:rPr>
              <w:rFonts w:eastAsia="Times New Roman"/>
              <w:lang w:val="pt-BR"/>
            </w:rPr>
            <w:t xml:space="preserve">, D., </w:t>
          </w:r>
          <w:proofErr w:type="spellStart"/>
          <w:r w:rsidRPr="002D08B2">
            <w:rPr>
              <w:rFonts w:eastAsia="Times New Roman"/>
              <w:lang w:val="pt-BR"/>
            </w:rPr>
            <w:t>Imran</w:t>
          </w:r>
          <w:proofErr w:type="spellEnd"/>
          <w:r w:rsidRPr="002D08B2">
            <w:rPr>
              <w:rFonts w:eastAsia="Times New Roman"/>
              <w:lang w:val="pt-BR"/>
            </w:rPr>
            <w:t xml:space="preserve">, M., &amp; </w:t>
          </w:r>
          <w:proofErr w:type="spellStart"/>
          <w:r w:rsidRPr="002D08B2">
            <w:rPr>
              <w:rFonts w:eastAsia="Times New Roman"/>
              <w:lang w:val="pt-BR"/>
            </w:rPr>
            <w:t>Ofli</w:t>
          </w:r>
          <w:proofErr w:type="spellEnd"/>
          <w:r w:rsidRPr="002D08B2">
            <w:rPr>
              <w:rFonts w:eastAsia="Times New Roman"/>
              <w:lang w:val="pt-BR"/>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w:t>
          </w:r>
          <w:proofErr w:type="gramStart"/>
          <w:r>
            <w:rPr>
              <w:rFonts w:eastAsia="Times New Roman"/>
              <w:i/>
              <w:iCs/>
            </w:rPr>
            <w:t>May</w:t>
          </w:r>
          <w:r>
            <w:rPr>
              <w:rFonts w:eastAsia="Times New Roman"/>
            </w:rPr>
            <w:t>(</w:t>
          </w:r>
          <w:proofErr w:type="gramEnd"/>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2D08B2">
            <w:rPr>
              <w:rFonts w:eastAsia="Times New Roman"/>
              <w:i/>
              <w:iCs/>
              <w:lang w:val="es-ES"/>
            </w:rPr>
            <w:t>Environmental</w:t>
          </w:r>
          <w:proofErr w:type="spellEnd"/>
          <w:r w:rsidRPr="002D08B2">
            <w:rPr>
              <w:rFonts w:eastAsia="Times New Roman"/>
              <w:i/>
              <w:iCs/>
              <w:lang w:val="es-ES"/>
            </w:rPr>
            <w:t xml:space="preserve"> </w:t>
          </w:r>
          <w:proofErr w:type="spellStart"/>
          <w:r w:rsidRPr="002D08B2">
            <w:rPr>
              <w:rFonts w:eastAsia="Times New Roman"/>
              <w:i/>
              <w:iCs/>
              <w:lang w:val="es-ES"/>
            </w:rPr>
            <w:t>Sciences</w:t>
          </w:r>
          <w:proofErr w:type="spellEnd"/>
          <w:r w:rsidRPr="002D08B2">
            <w:rPr>
              <w:rFonts w:eastAsia="Times New Roman"/>
              <w:i/>
              <w:iCs/>
              <w:lang w:val="es-ES"/>
            </w:rPr>
            <w:t xml:space="preserve"> </w:t>
          </w:r>
          <w:proofErr w:type="spellStart"/>
          <w:r w:rsidRPr="002D08B2">
            <w:rPr>
              <w:rFonts w:eastAsia="Times New Roman"/>
              <w:i/>
              <w:iCs/>
              <w:lang w:val="es-ES"/>
            </w:rPr>
            <w:t>Europe</w:t>
          </w:r>
          <w:proofErr w:type="spellEnd"/>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w:t>
          </w:r>
          <w:proofErr w:type="spellStart"/>
          <w:r w:rsidRPr="002D08B2">
            <w:rPr>
              <w:rFonts w:eastAsia="Times New Roman"/>
              <w:lang w:val="es-ES"/>
            </w:rPr>
            <w:t>Ludowieg</w:t>
          </w:r>
          <w:proofErr w:type="spellEnd"/>
          <w:r w:rsidRPr="002D08B2">
            <w:rPr>
              <w:rFonts w:eastAsia="Times New Roman"/>
              <w:lang w:val="es-ES"/>
            </w:rPr>
            <w:t xml:space="preserve">, A., Ortega, C., </w:t>
          </w:r>
          <w:proofErr w:type="spellStart"/>
          <w:r w:rsidRPr="002D08B2">
            <w:rPr>
              <w:rFonts w:eastAsia="Times New Roman"/>
              <w:lang w:val="es-ES"/>
            </w:rPr>
            <w:t>Bronfman</w:t>
          </w:r>
          <w:proofErr w:type="spellEnd"/>
          <w:r w:rsidRPr="002D08B2">
            <w:rPr>
              <w:rFonts w:eastAsia="Times New Roman"/>
              <w:lang w:val="es-ES"/>
            </w:rPr>
            <w:t xml:space="preserve">,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lastRenderedPageBreak/>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iras Adriana" w:date="2022-11-04T19:59:00Z" w:initials="AL">
    <w:p w14:paraId="013DFCF4" w14:textId="32AEB4C2" w:rsidR="00A31299" w:rsidRDefault="00A31299" w:rsidP="00A31299">
      <w:r>
        <w:rPr>
          <w:rStyle w:val="CommentReference"/>
        </w:rPr>
        <w:annotationRef/>
      </w:r>
      <w:r>
        <w:rPr>
          <w:sz w:val="20"/>
          <w:szCs w:val="20"/>
        </w:rPr>
        <w:t>Adicionar título e and abstract</w:t>
      </w:r>
    </w:p>
  </w:comment>
  <w:comment w:id="1"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2"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3"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4" w:author="Leiras Adriana" w:date="2022-11-14T21:32:00Z" w:initials="AL">
    <w:p w14:paraId="28090B87" w14:textId="08E585E3" w:rsidR="00731651" w:rsidRDefault="00731651" w:rsidP="0090542E">
      <w:r>
        <w:rPr>
          <w:rStyle w:val="CommentReference"/>
        </w:rPr>
        <w:annotationRef/>
      </w:r>
      <w:r>
        <w:rPr>
          <w:sz w:val="20"/>
          <w:szCs w:val="20"/>
        </w:rPr>
        <w:t>What risks cold waves bring to households? Need to explain it!</w:t>
      </w:r>
    </w:p>
  </w:comment>
  <w:comment w:id="5" w:author="Leiras Adriana" w:date="2022-11-04T20:19:00Z" w:initials="AL">
    <w:p w14:paraId="3FED4BFD" w14:textId="790AD13A" w:rsidR="00A31299" w:rsidRDefault="00A31299" w:rsidP="00A31299">
      <w:r>
        <w:rPr>
          <w:rStyle w:val="CommentReference"/>
        </w:rPr>
        <w:annotationRef/>
      </w:r>
      <w:r>
        <w:rPr>
          <w:sz w:val="20"/>
          <w:szCs w:val="20"/>
        </w:rPr>
        <w:t>Não crie tantas siglas no texto. É difícil entender.</w:t>
      </w:r>
    </w:p>
  </w:comment>
  <w:comment w:id="6" w:author="Leiras Adriana" w:date="2022-11-14T21:41:00Z" w:initials="LA">
    <w:p w14:paraId="3E51C164" w14:textId="77777777" w:rsidR="00C55FC5" w:rsidRDefault="00C55FC5" w:rsidP="00CE50D6">
      <w:r>
        <w:rPr>
          <w:rStyle w:val="CommentReference"/>
        </w:rPr>
        <w:annotationRef/>
      </w:r>
      <w:r>
        <w:rPr>
          <w:sz w:val="20"/>
          <w:szCs w:val="20"/>
        </w:rPr>
        <w:t>não aqui. Coloque isto na conclusão, como proposta de trabalhos futuros.</w:t>
      </w:r>
    </w:p>
  </w:comment>
  <w:comment w:id="7" w:author="Leiras Adriana" w:date="2022-11-29T16:40:00Z" w:initials="AL">
    <w:p w14:paraId="10D3034A" w14:textId="77777777" w:rsidR="00AF595B" w:rsidRDefault="00AF595B" w:rsidP="007459D5">
      <w:r>
        <w:rPr>
          <w:rStyle w:val="CommentReference"/>
        </w:rPr>
        <w:annotationRef/>
      </w:r>
      <w:r>
        <w:rPr>
          <w:sz w:val="20"/>
          <w:szCs w:val="20"/>
        </w:rPr>
        <w:t>Faltou levar isto para a conclusão.</w:t>
      </w:r>
    </w:p>
  </w:comment>
  <w:comment w:id="8" w:author="Fernanda Baiao" w:date="2022-10-27T11:34:00Z" w:initials="FA">
    <w:p w14:paraId="72E8E0C9" w14:textId="189CDF2A"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9" w:author="Leiras Adriana" w:date="2022-11-14T21:56:00Z" w:initials="LA">
    <w:p w14:paraId="2CF72BE0" w14:textId="77777777" w:rsidR="00BC6A17" w:rsidRDefault="00BC6A17" w:rsidP="00D33C76">
      <w:r>
        <w:rPr>
          <w:rStyle w:val="CommentReference"/>
        </w:rPr>
        <w:annotationRef/>
      </w:r>
      <w:r>
        <w:rPr>
          <w:sz w:val="20"/>
          <w:szCs w:val="20"/>
        </w:rPr>
        <w:t>Esse tem que ser o foco da seção 2. Não focar em Puno nesta seção</w:t>
      </w:r>
    </w:p>
  </w:comment>
  <w:comment w:id="10" w:author="Leiras Adriana" w:date="2022-11-29T17:46:00Z" w:initials="AL">
    <w:p w14:paraId="40EB38EF" w14:textId="467BCB88" w:rsidR="0003727A" w:rsidRDefault="0003727A" w:rsidP="0003727A">
      <w:r>
        <w:rPr>
          <w:rStyle w:val="CommentReference"/>
        </w:rPr>
        <w:annotationRef/>
      </w:r>
      <w:r>
        <w:rPr>
          <w:sz w:val="20"/>
          <w:szCs w:val="20"/>
        </w:rPr>
        <w:t>Esta seção é sobre aplicação de data science em DRR. Estes parágrafos, se necessários, deveriam estar na seção anterior.</w:t>
      </w:r>
    </w:p>
  </w:comment>
  <w:comment w:id="11" w:author="Leiras Adriana" w:date="2022-11-29T17:52:00Z" w:initials="AL">
    <w:p w14:paraId="1AF40D9B" w14:textId="77777777" w:rsidR="0003727A" w:rsidRDefault="0003727A" w:rsidP="0003727A">
      <w:r>
        <w:rPr>
          <w:rStyle w:val="CommentReference"/>
        </w:rPr>
        <w:annotationRef/>
      </w:r>
      <w:r>
        <w:rPr>
          <w:sz w:val="20"/>
          <w:szCs w:val="20"/>
        </w:rPr>
        <w:t>A ideia da seção é mostrar quais aplicações de data science para DRR existem e o que você traz de contribuição. Acho que você foca muito em descrever o que estamos propondo. Isto pode ser feito em um parágrafo ao final da seção, mas não é o objetivo da seção.</w:t>
      </w:r>
    </w:p>
    <w:p w14:paraId="1FBAB28D" w14:textId="77777777" w:rsidR="0003727A" w:rsidRDefault="0003727A" w:rsidP="0003727A">
      <w:r>
        <w:rPr>
          <w:sz w:val="20"/>
          <w:szCs w:val="20"/>
        </w:rPr>
        <w:t>Precisa trabalhar um pouco mais neste texto.</w:t>
      </w:r>
    </w:p>
  </w:comment>
  <w:comment w:id="21" w:author="Leiras Adriana" w:date="2022-12-08T21:24:00Z" w:initials="AL">
    <w:p w14:paraId="05A3D982" w14:textId="77777777" w:rsidR="009F4D85" w:rsidRDefault="009F4D85" w:rsidP="002B5A8B">
      <w:r>
        <w:rPr>
          <w:rStyle w:val="CommentReference"/>
        </w:rPr>
        <w:annotationRef/>
      </w:r>
      <w:r>
        <w:rPr>
          <w:sz w:val="20"/>
          <w:szCs w:val="20"/>
        </w:rPr>
        <w:t>legendas de figuras normalmente são posicionadas abaixo das mesmas</w:t>
      </w:r>
    </w:p>
  </w:comment>
  <w:comment w:id="42" w:author="Leiras Adriana" w:date="2022-12-08T21:48:00Z" w:initials="AL">
    <w:p w14:paraId="1F8DF73F" w14:textId="77777777" w:rsidR="000F1BFC" w:rsidRDefault="000F1BFC" w:rsidP="000F1BFC">
      <w:r>
        <w:rPr>
          <w:rStyle w:val="CommentReference"/>
        </w:rPr>
        <w:annotationRef/>
      </w:r>
      <w:r>
        <w:rPr>
          <w:sz w:val="20"/>
          <w:szCs w:val="20"/>
        </w:rPr>
        <w:t>essa figura veio da onde? É específica para Puno? Me parece que não. Se é geral, com base na literatura, deveria estar na seção anterior</w:t>
      </w:r>
    </w:p>
  </w:comment>
  <w:comment w:id="46" w:author="Leiras Adriana" w:date="2022-11-29T17:49:00Z" w:initials="AL">
    <w:p w14:paraId="66515A01" w14:textId="4AF790EF" w:rsidR="009C58A8" w:rsidRDefault="009C58A8" w:rsidP="00B3569F">
      <w:r>
        <w:rPr>
          <w:rStyle w:val="CommentReference"/>
        </w:rPr>
        <w:annotationRef/>
      </w:r>
      <w:r>
        <w:rPr>
          <w:sz w:val="20"/>
          <w:szCs w:val="20"/>
        </w:rPr>
        <w:t>our approach?</w:t>
      </w:r>
    </w:p>
  </w:comment>
  <w:comment w:id="67" w:author="Leiras Adriana" w:date="2022-12-08T22:04:00Z" w:initials="AL">
    <w:p w14:paraId="405A9E74" w14:textId="77777777" w:rsidR="00D96DB6" w:rsidRDefault="00D96DB6" w:rsidP="00D96DB6">
      <w:r>
        <w:rPr>
          <w:rStyle w:val="CommentReference"/>
        </w:rPr>
        <w:annotationRef/>
      </w:r>
      <w:r>
        <w:rPr>
          <w:sz w:val="20"/>
          <w:szCs w:val="20"/>
        </w:rPr>
        <w:t>se não é focado em Puno, deveria estar na seção 2</w:t>
      </w:r>
    </w:p>
  </w:comment>
  <w:comment w:id="69" w:author="Leiras Adriana" w:date="2022-11-29T16:55:00Z" w:initials="AL">
    <w:p w14:paraId="607244CC" w14:textId="6AD29285" w:rsidR="00016B6C" w:rsidRDefault="00016B6C" w:rsidP="00EA0326">
      <w:r>
        <w:rPr>
          <w:rStyle w:val="CommentReference"/>
        </w:rPr>
        <w:annotationRef/>
      </w:r>
      <w:r>
        <w:rPr>
          <w:sz w:val="20"/>
          <w:szCs w:val="20"/>
        </w:rPr>
        <w:t>essa seção não é a 2.3, mas a 3</w:t>
      </w:r>
    </w:p>
  </w:comment>
  <w:comment w:id="77" w:author="Leiras Adriana" w:date="2022-12-08T21:48:00Z" w:initials="AL">
    <w:p w14:paraId="653DBA31" w14:textId="77777777" w:rsidR="006032A8" w:rsidRDefault="006032A8" w:rsidP="00AC4628">
      <w:r>
        <w:rPr>
          <w:rStyle w:val="CommentReference"/>
        </w:rPr>
        <w:annotationRef/>
      </w:r>
      <w:r>
        <w:rPr>
          <w:sz w:val="20"/>
          <w:szCs w:val="20"/>
        </w:rPr>
        <w:t>essa figura veio da onde? É específica para Puno? Me parece que não. Se é geral, com base na literatura, deveria estar na seção anterior</w:t>
      </w:r>
    </w:p>
  </w:comment>
  <w:comment w:id="81" w:author="Leiras Adriana" w:date="2022-12-08T22:04:00Z" w:initials="AL">
    <w:p w14:paraId="2C5A4DD3" w14:textId="77777777" w:rsidR="00834CEE" w:rsidRDefault="00834CEE" w:rsidP="00350FF0">
      <w:r>
        <w:rPr>
          <w:rStyle w:val="CommentReference"/>
        </w:rPr>
        <w:annotationRef/>
      </w:r>
      <w:r>
        <w:rPr>
          <w:sz w:val="20"/>
          <w:szCs w:val="20"/>
        </w:rPr>
        <w:t>se não é focado em Puno, deveria estar na seção 2</w:t>
      </w:r>
    </w:p>
  </w:comment>
  <w:comment w:id="87" w:author="Leiras Adriana" w:date="2022-12-09T20:31:00Z" w:initials="AL">
    <w:p w14:paraId="3DE7343A" w14:textId="77777777" w:rsidR="0099191E" w:rsidRDefault="0099191E" w:rsidP="00B70A2B">
      <w:r>
        <w:rPr>
          <w:rStyle w:val="CommentReference"/>
        </w:rPr>
        <w:annotationRef/>
      </w:r>
      <w:r>
        <w:rPr>
          <w:sz w:val="20"/>
          <w:szCs w:val="20"/>
        </w:rPr>
        <w:t>sugiro retirar essa tabela e deixar só a figura</w:t>
      </w:r>
    </w:p>
  </w:comment>
  <w:comment w:id="88" w:author="RENATO JOSE QUILICHE ALTAMIRANO" w:date="2022-12-14T22:43:00Z" w:initials="RJQA">
    <w:p w14:paraId="76E42BB2" w14:textId="77777777" w:rsidR="00087F6A" w:rsidRDefault="00087F6A" w:rsidP="00117527">
      <w:pPr>
        <w:pStyle w:val="CommentText"/>
      </w:pPr>
      <w:r>
        <w:rPr>
          <w:rStyle w:val="CommentReference"/>
        </w:rPr>
        <w:annotationRef/>
      </w:r>
      <w:r>
        <w:t>Retirada</w:t>
      </w:r>
    </w:p>
  </w:comment>
  <w:comment w:id="164" w:author="Leiras Adriana" w:date="2022-12-08T22:23:00Z" w:initials="AL">
    <w:p w14:paraId="7178BAB0" w14:textId="7D13B4D0" w:rsidR="009172AF" w:rsidRDefault="009172AF" w:rsidP="0018643B">
      <w:r>
        <w:rPr>
          <w:rStyle w:val="CommentReference"/>
        </w:rPr>
        <w:annotationRef/>
      </w:r>
      <w:r>
        <w:rPr>
          <w:sz w:val="20"/>
          <w:szCs w:val="20"/>
        </w:rPr>
        <w:t>é baseado nos dados de alguma base, certo? Então coloque a base como fonte</w:t>
      </w:r>
    </w:p>
  </w:comment>
  <w:comment w:id="165" w:author="RENATO JOSE QUILICHE ALTAMIRANO" w:date="2022-12-14T22:54:00Z" w:initials="RJQA">
    <w:p w14:paraId="3BDD5E3E" w14:textId="77777777" w:rsidR="00087F6A" w:rsidRDefault="00087F6A" w:rsidP="00C01BE4">
      <w:pPr>
        <w:pStyle w:val="CommentText"/>
      </w:pPr>
      <w:r>
        <w:rPr>
          <w:rStyle w:val="CommentReference"/>
        </w:rPr>
        <w:annotationRef/>
      </w:r>
      <w:r>
        <w:t>EM-DAT, mas tirei</w:t>
      </w:r>
    </w:p>
  </w:comment>
  <w:comment w:id="170" w:author="Leiras Adriana" w:date="2022-12-09T20:12:00Z" w:initials="AL">
    <w:p w14:paraId="7719B082" w14:textId="67C15F78" w:rsidR="00825109" w:rsidRDefault="00825109" w:rsidP="0054383C">
      <w:r>
        <w:rPr>
          <w:rStyle w:val="CommentReference"/>
        </w:rPr>
        <w:annotationRef/>
      </w:r>
      <w:r>
        <w:rPr>
          <w:sz w:val="20"/>
          <w:szCs w:val="20"/>
        </w:rPr>
        <w:t>Pq esta nota de rodapé é importante?</w:t>
      </w:r>
    </w:p>
  </w:comment>
  <w:comment w:id="171" w:author="RENATO JOSE QUILICHE ALTAMIRANO" w:date="2022-12-14T22:34:00Z" w:initials="RJQA">
    <w:p w14:paraId="5477215D" w14:textId="77777777" w:rsidR="00D96DB6" w:rsidRDefault="00D96DB6" w:rsidP="007B05E0">
      <w:pPr>
        <w:pStyle w:val="CommentText"/>
      </w:pPr>
      <w:r>
        <w:rPr>
          <w:rStyle w:val="CommentReference"/>
        </w:rPr>
        <w:annotationRef/>
      </w:r>
      <w:r>
        <w:t>Vou tirar</w:t>
      </w:r>
    </w:p>
  </w:comment>
  <w:comment w:id="176" w:author="Leiras Adriana" w:date="2022-12-09T20:17:00Z" w:initials="AL">
    <w:p w14:paraId="538E7F2A" w14:textId="123A1E66" w:rsidR="00825109" w:rsidRPr="00BA56CD" w:rsidRDefault="00825109" w:rsidP="001C3BDB">
      <w:pPr>
        <w:rPr>
          <w:lang w:val="pt-BR"/>
        </w:rPr>
      </w:pPr>
      <w:r>
        <w:rPr>
          <w:rStyle w:val="CommentReference"/>
        </w:rPr>
        <w:annotationRef/>
      </w:r>
      <w:r>
        <w:rPr>
          <w:sz w:val="20"/>
          <w:szCs w:val="20"/>
        </w:rPr>
        <w:t>você está muito centrado em citar seus trabalhos com o Mario Chong. Te convido a visitar o site do Hands e citar pesquisas anteriores desenvolvidas no nosso grupo de pesquisa.</w:t>
      </w:r>
    </w:p>
  </w:comment>
  <w:comment w:id="177" w:author="Leiras Adriana" w:date="2022-12-09T20:18:00Z" w:initials="AL">
    <w:p w14:paraId="3D89CC63" w14:textId="77777777" w:rsidR="00825109" w:rsidRDefault="00825109" w:rsidP="00C745E4">
      <w:r>
        <w:rPr>
          <w:rStyle w:val="CommentReference"/>
        </w:rPr>
        <w:annotationRef/>
      </w:r>
      <w:r>
        <w:rPr>
          <w:sz w:val="20"/>
          <w:szCs w:val="20"/>
        </w:rPr>
        <w:t>Além disso, já tinha falado para ficarmos no escopo de DRR. Pq voltou a citar Humanitarian Operations and Humanitarian Supply Chain?</w:t>
      </w:r>
    </w:p>
  </w:comment>
  <w:comment w:id="178" w:author="Leiras Adriana" w:date="2022-12-09T20:36:00Z" w:initials="AL">
    <w:p w14:paraId="759DF447" w14:textId="77777777" w:rsidR="00840F25" w:rsidRDefault="00840F25" w:rsidP="00BD4532">
      <w:r>
        <w:rPr>
          <w:rStyle w:val="CommentReference"/>
        </w:rPr>
        <w:annotationRef/>
      </w:r>
      <w:r>
        <w:rPr>
          <w:sz w:val="20"/>
          <w:szCs w:val="20"/>
        </w:rPr>
        <w:t>Veja:</w:t>
      </w:r>
    </w:p>
  </w:comment>
  <w:comment w:id="179" w:author="Leiras Adriana" w:date="2022-12-09T20:38:00Z" w:initials="AL">
    <w:p w14:paraId="70FC2920" w14:textId="77777777" w:rsidR="00840F25" w:rsidRDefault="00840F25" w:rsidP="00282B43">
      <w:r>
        <w:rPr>
          <w:rStyle w:val="CommentReference"/>
        </w:rPr>
        <w:annotationRef/>
      </w:r>
      <w:hyperlink r:id="rId1" w:history="1">
        <w:r w:rsidRPr="00282B43">
          <w:rPr>
            <w:rStyle w:val="Hyperlink"/>
            <w:sz w:val="20"/>
            <w:szCs w:val="20"/>
          </w:rPr>
          <w:t>https://ascelibrary.org/doi/10.1061/%28ASCE%29NH.1527-6996.0000539</w:t>
        </w:r>
      </w:hyperlink>
    </w:p>
    <w:p w14:paraId="14C2AC09" w14:textId="77777777" w:rsidR="00840F25" w:rsidRDefault="00840F25" w:rsidP="00282B43"/>
    <w:p w14:paraId="38766E6F" w14:textId="77777777" w:rsidR="00840F25" w:rsidRDefault="00840F25" w:rsidP="00282B43">
      <w:r>
        <w:rPr>
          <w:sz w:val="20"/>
          <w:szCs w:val="20"/>
        </w:rPr>
        <w:t>https://doi.org/10.1016/j.ijdrr.2018.10.010</w:t>
      </w:r>
    </w:p>
  </w:comment>
  <w:comment w:id="180" w:author="RENATO JOSE QUILICHE ALTAMIRANO" w:date="2022-12-14T23:03:00Z" w:initials="RJQA">
    <w:p w14:paraId="4576DFBB" w14:textId="77777777" w:rsidR="00BA56CD" w:rsidRDefault="00BA56CD" w:rsidP="00655FFC">
      <w:pPr>
        <w:pStyle w:val="CommentText"/>
      </w:pPr>
      <w:r>
        <w:rPr>
          <w:rStyle w:val="CommentReference"/>
        </w:rPr>
        <w:annotationRef/>
      </w:r>
      <w:r>
        <w:t>Não foi com intenção de citar demais. É muita literatura e teve dificuldade em lembrar os artigos para citar, acabei citando os que eu jã conhecia.</w:t>
      </w:r>
    </w:p>
  </w:comment>
  <w:comment w:id="181" w:author="RENATO JOSE QUILICHE ALTAMIRANO" w:date="2022-12-14T23:12:00Z" w:initials="RJQA">
    <w:p w14:paraId="685617D8" w14:textId="77777777" w:rsidR="00BA56CD" w:rsidRDefault="00BA56CD" w:rsidP="00EC4EF7">
      <w:pPr>
        <w:pStyle w:val="CommentText"/>
      </w:pPr>
      <w:r>
        <w:rPr>
          <w:rStyle w:val="CommentReference"/>
        </w:rPr>
        <w:annotationRef/>
      </w:r>
      <w:r>
        <w:rPr>
          <w:lang w:val="pt-BR"/>
        </w:rPr>
        <w:t>Tirei humanitarian operations, deixando só disaster preparedness strategies</w:t>
      </w:r>
    </w:p>
  </w:comment>
  <w:comment w:id="195" w:author="Leiras Adriana" w:date="2022-12-09T20:24:00Z" w:initials="AL">
    <w:p w14:paraId="01162B86" w14:textId="6AC439CA" w:rsidR="00C557A7" w:rsidRDefault="00C557A7" w:rsidP="009853FF">
      <w:r>
        <w:rPr>
          <w:rStyle w:val="CommentReference"/>
        </w:rPr>
        <w:annotationRef/>
      </w:r>
      <w:r>
        <w:rPr>
          <w:sz w:val="20"/>
          <w:szCs w:val="20"/>
        </w:rPr>
        <w:t>Que referência é essa?</w:t>
      </w:r>
    </w:p>
  </w:comment>
  <w:comment w:id="196" w:author="RENATO JOSE QUILICHE ALTAMIRANO" w:date="2022-12-14T23:30:00Z" w:initials="RJQA">
    <w:p w14:paraId="0BB974B4" w14:textId="77777777" w:rsidR="00BA56CD" w:rsidRDefault="00BA56CD">
      <w:pPr>
        <w:pStyle w:val="CommentText"/>
      </w:pPr>
      <w:r>
        <w:rPr>
          <w:rStyle w:val="CommentReference"/>
        </w:rPr>
        <w:annotationRef/>
      </w:r>
      <w:r>
        <w:rPr>
          <w:lang w:val="pt-BR"/>
        </w:rPr>
        <w:t>Foi aquela do livro</w:t>
      </w:r>
      <w:r>
        <w:rPr>
          <w:lang w:val="pt-BR"/>
        </w:rPr>
        <w:br/>
      </w:r>
      <w:r>
        <w:rPr>
          <w:lang w:val="pt-BR"/>
        </w:rPr>
        <w:br/>
        <w:t>Chapter 11. Sistemas de Informação na Logística Humanitária.</w:t>
      </w:r>
    </w:p>
    <w:p w14:paraId="64BEE266" w14:textId="77777777" w:rsidR="00BA56CD" w:rsidRDefault="00BA56CD">
      <w:pPr>
        <w:pStyle w:val="CommentText"/>
      </w:pPr>
    </w:p>
    <w:p w14:paraId="434D6E4C" w14:textId="77777777" w:rsidR="00BA56CD" w:rsidRDefault="00BA56CD" w:rsidP="00A50DCC">
      <w:pPr>
        <w:pStyle w:val="CommentText"/>
      </w:pPr>
      <w:r>
        <w:rPr>
          <w:lang w:val="pt-BR"/>
        </w:rPr>
        <w:t>A gente tem como citar esses capítulos?</w:t>
      </w:r>
    </w:p>
  </w:comment>
  <w:comment w:id="198" w:author="Leiras Adriana" w:date="2022-12-09T20:27:00Z" w:initials="AL">
    <w:p w14:paraId="604D955C" w14:textId="47D93B98" w:rsidR="0099191E" w:rsidRDefault="0099191E" w:rsidP="00662377">
      <w:r>
        <w:rPr>
          <w:rStyle w:val="CommentReference"/>
        </w:rPr>
        <w:annotationRef/>
      </w:r>
      <w:r>
        <w:rPr>
          <w:sz w:val="20"/>
          <w:szCs w:val="20"/>
        </w:rPr>
        <w:t>se você não vai abordar os custos logísticos pq fala disso aqui? A ideia aqui é descrever o caso e o que você fez. Limitações e propostas de trabalhos futuros vão para a conclusão.</w:t>
      </w:r>
    </w:p>
  </w:comment>
  <w:comment w:id="199" w:author="RENATO JOSE QUILICHE ALTAMIRANO" w:date="2022-12-14T23:25:00Z" w:initials="RJQA">
    <w:p w14:paraId="7934E980" w14:textId="77777777" w:rsidR="00BA56CD" w:rsidRDefault="00BA56CD" w:rsidP="001701CA">
      <w:pPr>
        <w:pStyle w:val="CommentText"/>
      </w:pPr>
      <w:r>
        <w:rPr>
          <w:rStyle w:val="CommentReference"/>
        </w:rPr>
        <w:annotationRef/>
      </w:r>
      <w:r>
        <w:rPr>
          <w:lang w:val="pt-BR"/>
        </w:rPr>
        <w:t>Beleza</w:t>
      </w:r>
    </w:p>
  </w:comment>
  <w:comment w:id="205" w:author="Leiras Adriana" w:date="2022-12-09T20:29:00Z" w:initials="AL">
    <w:p w14:paraId="746DA5A1" w14:textId="40DB4B37" w:rsidR="0099191E" w:rsidRDefault="0099191E" w:rsidP="003D0B1D">
      <w:r>
        <w:rPr>
          <w:rStyle w:val="CommentReference"/>
        </w:rPr>
        <w:annotationRef/>
      </w:r>
      <w:r>
        <w:rPr>
          <w:sz w:val="20"/>
          <w:szCs w:val="20"/>
        </w:rPr>
        <w:t>voltou com isso pq?</w:t>
      </w:r>
    </w:p>
  </w:comment>
  <w:comment w:id="206" w:author="RENATO JOSE QUILICHE ALTAMIRANO" w:date="2022-12-14T23:36:00Z" w:initials="RJQA">
    <w:p w14:paraId="5DBB04D9" w14:textId="77777777" w:rsidR="005B1E0F" w:rsidRDefault="005B1E0F" w:rsidP="005B7AF0">
      <w:pPr>
        <w:pStyle w:val="CommentText"/>
      </w:pPr>
      <w:r>
        <w:rPr>
          <w:rStyle w:val="CommentReference"/>
        </w:rPr>
        <w:annotationRef/>
      </w:r>
      <w:r>
        <w:rPr>
          <w:lang w:val="pt-BR"/>
        </w:rPr>
        <w:t>Você é muito boa com o negócio conceitual! Eu estou tentando ir ao mesmo ritmo.</w:t>
      </w:r>
    </w:p>
  </w:comment>
  <w:comment w:id="213" w:author="Leiras Adriana" w:date="2022-12-09T20:42:00Z" w:initials="AL">
    <w:p w14:paraId="22F1F827" w14:textId="0035AC44" w:rsidR="005600DD" w:rsidRDefault="005600DD" w:rsidP="00DA027B">
      <w:r>
        <w:rPr>
          <w:rStyle w:val="CommentReference"/>
        </w:rPr>
        <w:annotationRef/>
      </w:r>
      <w:r>
        <w:rPr>
          <w:sz w:val="20"/>
          <w:szCs w:val="20"/>
        </w:rPr>
        <w:t>melhor colocar em dólar e deixar a taxa de conversão entre parênteses</w:t>
      </w:r>
    </w:p>
  </w:comment>
  <w:comment w:id="216" w:author="Leiras Adriana" w:date="2022-12-09T20:42:00Z" w:initials="AL">
    <w:p w14:paraId="19B9BB9F" w14:textId="77777777" w:rsidR="005600DD" w:rsidRDefault="005600DD" w:rsidP="00070C06">
      <w:r>
        <w:rPr>
          <w:rStyle w:val="CommentReference"/>
        </w:rPr>
        <w:annotationRef/>
      </w:r>
      <w:r>
        <w:rPr>
          <w:sz w:val="20"/>
          <w:szCs w:val="20"/>
        </w:rPr>
        <w:t>em qual fonte?</w:t>
      </w:r>
    </w:p>
  </w:comment>
  <w:comment w:id="219" w:author="Fernanda Baiao" w:date="2022-10-27T11:44:00Z" w:initials="FA">
    <w:p w14:paraId="5A2A37C2" w14:textId="0A2D4A60" w:rsidR="00C72CAD" w:rsidRDefault="00C72CAD" w:rsidP="00C72CAD">
      <w:pPr>
        <w:pStyle w:val="CommentText"/>
      </w:pPr>
      <w:r>
        <w:rPr>
          <w:rStyle w:val="CommentReference"/>
        </w:rPr>
        <w:annotationRef/>
      </w:r>
      <w:r>
        <w:t>Esta diferente da introducao</w:t>
      </w:r>
    </w:p>
  </w:comment>
  <w:comment w:id="220" w:author="Leiras Adriana" w:date="2022-12-09T20:47:00Z" w:initials="AL">
    <w:p w14:paraId="1831FCE0" w14:textId="77777777" w:rsidR="00720220" w:rsidRPr="009563AD" w:rsidRDefault="00720220" w:rsidP="00A81BFE">
      <w:pPr>
        <w:rPr>
          <w:lang w:val="pt-BR"/>
        </w:rPr>
      </w:pPr>
      <w:r>
        <w:rPr>
          <w:rStyle w:val="CommentReference"/>
        </w:rPr>
        <w:annotationRef/>
      </w:r>
      <w:r>
        <w:rPr>
          <w:sz w:val="20"/>
          <w:szCs w:val="20"/>
        </w:rPr>
        <w:t>nao colocar legenda em equações</w:t>
      </w:r>
    </w:p>
  </w:comment>
  <w:comment w:id="221" w:author="RENATO JOSE QUILICHE ALTAMIRANO" w:date="2022-12-14T23:53:00Z" w:initials="RJQA">
    <w:p w14:paraId="2AAFCCC9" w14:textId="77777777" w:rsidR="009563AD" w:rsidRDefault="009563AD" w:rsidP="00CF7CF6">
      <w:pPr>
        <w:pStyle w:val="CommentText"/>
      </w:pPr>
      <w:r>
        <w:rPr>
          <w:rStyle w:val="CommentReference"/>
        </w:rPr>
        <w:annotationRef/>
      </w:r>
      <w:r>
        <w:t>Tá bom</w:t>
      </w:r>
    </w:p>
  </w:comment>
  <w:comment w:id="228" w:author="Leiras Adriana" w:date="2022-12-09T20:51:00Z" w:initials="AL">
    <w:p w14:paraId="7119A466" w14:textId="551902A5" w:rsidR="00720220" w:rsidRPr="00A03D92" w:rsidRDefault="00720220" w:rsidP="005C5CE8">
      <w:pPr>
        <w:rPr>
          <w:lang w:val="pt-BR"/>
        </w:rPr>
      </w:pPr>
      <w:r>
        <w:rPr>
          <w:rStyle w:val="CommentReference"/>
        </w:rPr>
        <w:annotationRef/>
      </w:r>
      <w:r>
        <w:rPr>
          <w:sz w:val="20"/>
          <w:szCs w:val="20"/>
        </w:rPr>
        <w:t>não transcrever. Se a ideia for importante, transcrever, citar e incorporar ao parágrafo anterior.</w:t>
      </w:r>
    </w:p>
  </w:comment>
  <w:comment w:id="229" w:author="RENATO JOSE QUILICHE ALTAMIRANO" w:date="2022-12-15T01:45:00Z" w:initials="RJQA">
    <w:p w14:paraId="13BBCC7F" w14:textId="77777777" w:rsidR="00A03D92" w:rsidRDefault="00A03D92" w:rsidP="001C040C">
      <w:pPr>
        <w:pStyle w:val="CommentText"/>
      </w:pPr>
      <w:r>
        <w:rPr>
          <w:rStyle w:val="CommentReference"/>
        </w:rPr>
        <w:annotationRef/>
      </w:r>
      <w:r>
        <w:t>Estou escrevendo como se for a dissertação, mas ainda assim, acho que não dá para fazer essas citas textuais, né?</w:t>
      </w:r>
    </w:p>
  </w:comment>
  <w:comment w:id="254" w:author="Leiras Adriana" w:date="2022-12-09T20:56:00Z" w:initials="AL">
    <w:p w14:paraId="39CB48D7" w14:textId="77777777" w:rsidR="0014165D" w:rsidRDefault="0014165D" w:rsidP="0014165D">
      <w:r>
        <w:rPr>
          <w:rStyle w:val="CommentReference"/>
        </w:rPr>
        <w:annotationRef/>
      </w:r>
      <w:r>
        <w:rPr>
          <w:sz w:val="20"/>
          <w:szCs w:val="20"/>
        </w:rPr>
        <w:t>numerar todas as equações como fiz na primeira</w:t>
      </w:r>
    </w:p>
  </w:comment>
  <w:comment w:id="372" w:author="Leiras Adriana" w:date="2022-12-09T20:56:00Z" w:initials="AL">
    <w:p w14:paraId="3C904699" w14:textId="0E1459EB" w:rsidR="00C63B77" w:rsidRDefault="00C63B77" w:rsidP="000D26AE">
      <w:r>
        <w:rPr>
          <w:rStyle w:val="CommentReference"/>
        </w:rPr>
        <w:annotationRef/>
      </w:r>
      <w:r>
        <w:rPr>
          <w:sz w:val="20"/>
          <w:szCs w:val="20"/>
        </w:rPr>
        <w:t>numerar todas as equações como fiz na primeira</w:t>
      </w:r>
    </w:p>
  </w:comment>
  <w:comment w:id="495" w:author="Fernanda Baiao" w:date="2022-10-27T11:47:00Z" w:initials="FA">
    <w:p w14:paraId="5579F47C" w14:textId="511A686A" w:rsidR="00256C7A" w:rsidRDefault="00256C7A">
      <w:pPr>
        <w:pStyle w:val="CommentText"/>
      </w:pPr>
      <w:r>
        <w:rPr>
          <w:rStyle w:val="CommentReference"/>
        </w:rPr>
        <w:annotationRef/>
      </w:r>
      <w:r>
        <w:t>?</w:t>
      </w:r>
    </w:p>
  </w:comment>
  <w:comment w:id="533" w:author="Leiras Adriana" w:date="2022-12-09T20:57:00Z" w:initials="AL">
    <w:p w14:paraId="6C0A3C9D" w14:textId="77777777" w:rsidR="000227A2" w:rsidRDefault="000227A2" w:rsidP="00870FC2">
      <w:r>
        <w:rPr>
          <w:rStyle w:val="CommentReference"/>
        </w:rPr>
        <w:annotationRef/>
      </w:r>
      <w:r>
        <w:rPr>
          <w:sz w:val="20"/>
          <w:szCs w:val="20"/>
        </w:rPr>
        <w:t>revisar numeração de figuras</w:t>
      </w:r>
    </w:p>
  </w:comment>
  <w:comment w:id="547" w:author="Leiras Adriana" w:date="2022-12-09T20:59:00Z" w:initials="AL">
    <w:p w14:paraId="4A0FB869" w14:textId="77777777" w:rsidR="000227A2" w:rsidRDefault="000227A2" w:rsidP="00F97383">
      <w:r>
        <w:rPr>
          <w:rStyle w:val="CommentReference"/>
        </w:rPr>
        <w:annotationRef/>
      </w:r>
      <w:r>
        <w:rPr>
          <w:sz w:val="20"/>
          <w:szCs w:val="20"/>
        </w:rPr>
        <w:t>incluir legenda</w:t>
      </w:r>
    </w:p>
  </w:comment>
  <w:comment w:id="548" w:author="RENATO JOSE QUILICHE ALTAMIRANO" w:date="2022-12-15T02:38:00Z" w:initials="RJQA">
    <w:p w14:paraId="3B015BC5" w14:textId="77777777" w:rsidR="0085768E" w:rsidRDefault="0085768E" w:rsidP="00387409">
      <w:pPr>
        <w:pStyle w:val="CommentText"/>
      </w:pPr>
      <w:r>
        <w:rPr>
          <w:rStyle w:val="CommentReference"/>
        </w:rPr>
        <w:annotationRef/>
      </w:r>
      <w:r>
        <w:rPr>
          <w:lang w:val="pt-BR"/>
        </w:rPr>
        <w:t>Estou com a duvida, a Legenda seria a Tabela 3, tal vez valeria a pena tirar essa tabela e simplificar numa legenda, ou modificar a figura?</w:t>
      </w:r>
    </w:p>
  </w:comment>
  <w:comment w:id="594" w:author="Fernanda Baiao" w:date="2022-10-27T11:49:00Z" w:initials="FA">
    <w:p w14:paraId="24C1B409" w14:textId="77777777" w:rsidR="006307A9" w:rsidRPr="00AA2F19" w:rsidRDefault="006307A9" w:rsidP="006307A9">
      <w:pPr>
        <w:pStyle w:val="CommentText"/>
        <w:rPr>
          <w:lang w:val="pt-BR"/>
        </w:rPr>
      </w:pPr>
      <w:r>
        <w:rPr>
          <w:rStyle w:val="CommentReference"/>
        </w:rPr>
        <w:annotationRef/>
      </w:r>
      <w:r w:rsidRPr="00AA2F19">
        <w:rPr>
          <w:lang w:val="pt-BR"/>
        </w:rPr>
        <w:t>Poderia colocar na notacao de algoritmo mesmo, com chamada, parametros</w:t>
      </w:r>
      <w:r>
        <w:rPr>
          <w:lang w:val="pt-BR"/>
        </w:rPr>
        <w:t>, etc</w:t>
      </w:r>
    </w:p>
  </w:comment>
  <w:comment w:id="641" w:author="Fernanda Baiao" w:date="2022-10-27T11:49:00Z" w:initials="FA">
    <w:p w14:paraId="1BE1DD06" w14:textId="5A0F38F6"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713" w:author="Fernanda Baiao" w:date="2022-10-27T11:50:00Z" w:initials="FA">
    <w:p w14:paraId="17B6C98E" w14:textId="0D130F23" w:rsidR="001D32C3" w:rsidRDefault="001D32C3">
      <w:pPr>
        <w:pStyle w:val="CommentText"/>
      </w:pPr>
      <w:r>
        <w:rPr>
          <w:rStyle w:val="CommentReference"/>
        </w:rPr>
        <w:annotationRef/>
      </w:r>
      <w:r>
        <w:t>?</w:t>
      </w:r>
    </w:p>
  </w:comment>
  <w:comment w:id="714" w:author="Fernanda Baiao" w:date="2022-10-27T11:51:00Z" w:initials="FA">
    <w:p w14:paraId="2F387753" w14:textId="3EF046E3" w:rsidR="001D32C3" w:rsidRDefault="001D32C3">
      <w:pPr>
        <w:pStyle w:val="CommentText"/>
      </w:pPr>
      <w:r>
        <w:rPr>
          <w:rStyle w:val="CommentReference"/>
        </w:rPr>
        <w:annotationRef/>
      </w:r>
      <w:r>
        <w:t>?</w:t>
      </w:r>
    </w:p>
  </w:comment>
  <w:comment w:id="715"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DFCF4" w15:done="1"/>
  <w15:commentEx w15:paraId="386CB607" w15:done="1"/>
  <w15:commentEx w15:paraId="332505A2" w15:done="1"/>
  <w15:commentEx w15:paraId="2E55D6A5" w15:done="1"/>
  <w15:commentEx w15:paraId="28090B87" w15:done="1"/>
  <w15:commentEx w15:paraId="3FED4BFD" w15:done="1"/>
  <w15:commentEx w15:paraId="3E51C164" w15:done="1"/>
  <w15:commentEx w15:paraId="10D3034A" w15:paraIdParent="3E51C164" w15:done="1"/>
  <w15:commentEx w15:paraId="72E8E0C9" w15:done="1"/>
  <w15:commentEx w15:paraId="2CF72BE0" w15:done="1"/>
  <w15:commentEx w15:paraId="40EB38EF" w15:done="0"/>
  <w15:commentEx w15:paraId="1FBAB28D" w15:paraIdParent="40EB38EF" w15:done="0"/>
  <w15:commentEx w15:paraId="05A3D982" w15:done="0"/>
  <w15:commentEx w15:paraId="1F8DF73F" w15:done="0"/>
  <w15:commentEx w15:paraId="66515A01" w15:done="0"/>
  <w15:commentEx w15:paraId="405A9E74" w15:done="0"/>
  <w15:commentEx w15:paraId="607244CC" w15:done="1"/>
  <w15:commentEx w15:paraId="653DBA31" w15:done="0"/>
  <w15:commentEx w15:paraId="2C5A4DD3" w15:done="0"/>
  <w15:commentEx w15:paraId="3DE7343A" w15:done="0"/>
  <w15:commentEx w15:paraId="76E42BB2" w15:paraIdParent="3DE7343A" w15:done="0"/>
  <w15:commentEx w15:paraId="7178BAB0" w15:done="1"/>
  <w15:commentEx w15:paraId="3BDD5E3E" w15:paraIdParent="7178BAB0" w15:done="1"/>
  <w15:commentEx w15:paraId="7719B082" w15:done="1"/>
  <w15:commentEx w15:paraId="5477215D" w15:paraIdParent="7719B082" w15:done="1"/>
  <w15:commentEx w15:paraId="538E7F2A" w15:done="0"/>
  <w15:commentEx w15:paraId="3D89CC63" w15:paraIdParent="538E7F2A" w15:done="0"/>
  <w15:commentEx w15:paraId="759DF447" w15:paraIdParent="538E7F2A" w15:done="0"/>
  <w15:commentEx w15:paraId="38766E6F" w15:paraIdParent="538E7F2A" w15:done="0"/>
  <w15:commentEx w15:paraId="4576DFBB" w15:paraIdParent="538E7F2A" w15:done="0"/>
  <w15:commentEx w15:paraId="685617D8" w15:paraIdParent="538E7F2A" w15:done="0"/>
  <w15:commentEx w15:paraId="01162B86" w15:done="0"/>
  <w15:commentEx w15:paraId="434D6E4C" w15:paraIdParent="01162B86" w15:done="0"/>
  <w15:commentEx w15:paraId="604D955C" w15:done="0"/>
  <w15:commentEx w15:paraId="7934E980" w15:paraIdParent="604D955C" w15:done="0"/>
  <w15:commentEx w15:paraId="746DA5A1" w15:done="0"/>
  <w15:commentEx w15:paraId="5DBB04D9" w15:paraIdParent="746DA5A1" w15:done="0"/>
  <w15:commentEx w15:paraId="22F1F827" w15:done="1"/>
  <w15:commentEx w15:paraId="19B9BB9F" w15:done="1"/>
  <w15:commentEx w15:paraId="5A2A37C2" w15:done="1"/>
  <w15:commentEx w15:paraId="1831FCE0" w15:done="1"/>
  <w15:commentEx w15:paraId="2AAFCCC9" w15:paraIdParent="1831FCE0" w15:done="1"/>
  <w15:commentEx w15:paraId="7119A466" w15:done="0"/>
  <w15:commentEx w15:paraId="13BBCC7F" w15:paraIdParent="7119A466" w15:done="0"/>
  <w15:commentEx w15:paraId="39CB48D7" w15:done="0"/>
  <w15:commentEx w15:paraId="3C904699" w15:done="0"/>
  <w15:commentEx w15:paraId="5579F47C" w15:done="0"/>
  <w15:commentEx w15:paraId="6C0A3C9D" w15:done="0"/>
  <w15:commentEx w15:paraId="4A0FB869" w15:done="0"/>
  <w15:commentEx w15:paraId="3B015BC5" w15:paraIdParent="4A0FB869" w15:done="0"/>
  <w15:commentEx w15:paraId="24C1B409"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1D3288" w16cex:dateUtc="2022-11-14T20:32:00Z"/>
  <w16cex:commentExtensible w16cex:durableId="270FF25C" w16cex:dateUtc="2022-11-04T19:19:00Z"/>
  <w16cex:commentExtensible w16cex:durableId="271D34A1" w16cex:dateUtc="2022-11-14T20:41:00Z"/>
  <w16cex:commentExtensible w16cex:durableId="2730B46E" w16cex:dateUtc="2022-11-29T15:40:00Z"/>
  <w16cex:commentExtensible w16cex:durableId="2704EB2F" w16cex:dateUtc="2022-10-27T14:34:00Z"/>
  <w16cex:commentExtensible w16cex:durableId="271D37FA" w16cex:dateUtc="2022-11-14T20:56:00Z"/>
  <w16cex:commentExtensible w16cex:durableId="27377060" w16cex:dateUtc="2022-11-29T16:46:00Z"/>
  <w16cex:commentExtensible w16cex:durableId="2737705F" w16cex:dateUtc="2022-11-29T16:52:00Z"/>
  <w16cex:commentExtensible w16cex:durableId="273CD481" w16cex:dateUtc="2022-12-08T20:24:00Z"/>
  <w16cex:commentExtensible w16cex:durableId="2744C83A" w16cex:dateUtc="2022-12-08T20:48:00Z"/>
  <w16cex:commentExtensible w16cex:durableId="2730C4B4" w16cex:dateUtc="2022-11-29T16:49:00Z"/>
  <w16cex:commentExtensible w16cex:durableId="2744CD9E" w16cex:dateUtc="2022-12-08T21:04:00Z"/>
  <w16cex:commentExtensible w16cex:durableId="2730B810" w16cex:dateUtc="2022-11-29T15:55:00Z"/>
  <w16cex:commentExtensible w16cex:durableId="273CDA1B" w16cex:dateUtc="2022-12-08T20:48:00Z"/>
  <w16cex:commentExtensible w16cex:durableId="273CDDED" w16cex:dateUtc="2022-12-08T21:04:00Z"/>
  <w16cex:commentExtensible w16cex:durableId="273E1984" w16cex:dateUtc="2022-12-09T19:31:00Z"/>
  <w16cex:commentExtensible w16cex:durableId="2744CFFC" w16cex:dateUtc="2022-12-15T01:43:00Z"/>
  <w16cex:commentExtensible w16cex:durableId="273CE248" w16cex:dateUtc="2022-12-08T21:23:00Z"/>
  <w16cex:commentExtensible w16cex:durableId="2744D28F" w16cex:dateUtc="2022-12-15T01:54:00Z"/>
  <w16cex:commentExtensible w16cex:durableId="273E1534" w16cex:dateUtc="2022-12-09T19:12:00Z"/>
  <w16cex:commentExtensible w16cex:durableId="2744CDE9" w16cex:dateUtc="2022-12-15T01:34:00Z"/>
  <w16cex:commentExtensible w16cex:durableId="273E1661" w16cex:dateUtc="2022-12-09T19:17:00Z"/>
  <w16cex:commentExtensible w16cex:durableId="273E16AF" w16cex:dateUtc="2022-12-09T19:18:00Z"/>
  <w16cex:commentExtensible w16cex:durableId="273E1AD3" w16cex:dateUtc="2022-12-09T19:36:00Z"/>
  <w16cex:commentExtensible w16cex:durableId="273E1B3F" w16cex:dateUtc="2022-12-09T19:38:00Z"/>
  <w16cex:commentExtensible w16cex:durableId="2744D4A9" w16cex:dateUtc="2022-12-15T02:03:00Z"/>
  <w16cex:commentExtensible w16cex:durableId="2744D6C8" w16cex:dateUtc="2022-12-15T02:12:00Z"/>
  <w16cex:commentExtensible w16cex:durableId="273E1810" w16cex:dateUtc="2022-12-09T19:24:00Z"/>
  <w16cex:commentExtensible w16cex:durableId="2744DB15" w16cex:dateUtc="2022-12-15T02:30:00Z"/>
  <w16cex:commentExtensible w16cex:durableId="273E18CD" w16cex:dateUtc="2022-12-09T19:27:00Z"/>
  <w16cex:commentExtensible w16cex:durableId="2744D9FF" w16cex:dateUtc="2022-12-15T02:25:00Z"/>
  <w16cex:commentExtensible w16cex:durableId="273E1930" w16cex:dateUtc="2022-12-09T19:29:00Z"/>
  <w16cex:commentExtensible w16cex:durableId="2744DC80" w16cex:dateUtc="2022-12-15T02:36:00Z"/>
  <w16cex:commentExtensible w16cex:durableId="273E1C1B" w16cex:dateUtc="2022-12-09T19:42:00Z"/>
  <w16cex:commentExtensible w16cex:durableId="273E1C3E" w16cex:dateUtc="2022-12-09T19:42:00Z"/>
  <w16cex:commentExtensible w16cex:durableId="2737F645" w16cex:dateUtc="2022-10-27T14:44:00Z"/>
  <w16cex:commentExtensible w16cex:durableId="273E1D73" w16cex:dateUtc="2022-12-09T19:47:00Z"/>
  <w16cex:commentExtensible w16cex:durableId="2744E082" w16cex:dateUtc="2022-12-15T02:53:00Z"/>
  <w16cex:commentExtensible w16cex:durableId="273E1E3C" w16cex:dateUtc="2022-12-09T19:51:00Z"/>
  <w16cex:commentExtensible w16cex:durableId="2744FAC0" w16cex:dateUtc="2022-12-15T04:45:00Z"/>
  <w16cex:commentExtensible w16cex:durableId="2745019E" w16cex:dateUtc="2022-12-09T19:56:00Z"/>
  <w16cex:commentExtensible w16cex:durableId="273E1F9B" w16cex:dateUtc="2022-12-09T19:56:00Z"/>
  <w16cex:commentExtensible w16cex:durableId="2704EE68" w16cex:dateUtc="2022-10-27T14:47:00Z"/>
  <w16cex:commentExtensible w16cex:durableId="273E1FD5" w16cex:dateUtc="2022-12-09T19:57:00Z"/>
  <w16cex:commentExtensible w16cex:durableId="273E2023" w16cex:dateUtc="2022-12-09T19:59:00Z"/>
  <w16cex:commentExtensible w16cex:durableId="27450731" w16cex:dateUtc="2022-12-15T05:38:00Z"/>
  <w16cex:commentExtensible w16cex:durableId="274507C9" w16cex:dateUtc="2022-10-27T14:49: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DFCF4" w16cid:durableId="270FEDAC"/>
  <w16cid:commentId w16cid:paraId="386CB607" w16cid:durableId="270FF870"/>
  <w16cid:commentId w16cid:paraId="332505A2" w16cid:durableId="2705505A"/>
  <w16cid:commentId w16cid:paraId="2E55D6A5" w16cid:durableId="27055059"/>
  <w16cid:commentId w16cid:paraId="28090B87" w16cid:durableId="271D3288"/>
  <w16cid:commentId w16cid:paraId="3FED4BFD" w16cid:durableId="270FF25C"/>
  <w16cid:commentId w16cid:paraId="3E51C164" w16cid:durableId="271D34A1"/>
  <w16cid:commentId w16cid:paraId="10D3034A" w16cid:durableId="2730B46E"/>
  <w16cid:commentId w16cid:paraId="72E8E0C9" w16cid:durableId="2704EB2F"/>
  <w16cid:commentId w16cid:paraId="2CF72BE0" w16cid:durableId="271D37FA"/>
  <w16cid:commentId w16cid:paraId="40EB38EF" w16cid:durableId="27377060"/>
  <w16cid:commentId w16cid:paraId="1FBAB28D" w16cid:durableId="2737705F"/>
  <w16cid:commentId w16cid:paraId="05A3D982" w16cid:durableId="273CD481"/>
  <w16cid:commentId w16cid:paraId="1F8DF73F" w16cid:durableId="2744C83A"/>
  <w16cid:commentId w16cid:paraId="66515A01" w16cid:durableId="2730C4B4"/>
  <w16cid:commentId w16cid:paraId="405A9E74" w16cid:durableId="2744CD9E"/>
  <w16cid:commentId w16cid:paraId="607244CC" w16cid:durableId="2730B810"/>
  <w16cid:commentId w16cid:paraId="653DBA31" w16cid:durableId="273CDA1B"/>
  <w16cid:commentId w16cid:paraId="2C5A4DD3" w16cid:durableId="273CDDED"/>
  <w16cid:commentId w16cid:paraId="3DE7343A" w16cid:durableId="273E1984"/>
  <w16cid:commentId w16cid:paraId="76E42BB2" w16cid:durableId="2744CFFC"/>
  <w16cid:commentId w16cid:paraId="7178BAB0" w16cid:durableId="273CE248"/>
  <w16cid:commentId w16cid:paraId="3BDD5E3E" w16cid:durableId="2744D28F"/>
  <w16cid:commentId w16cid:paraId="7719B082" w16cid:durableId="273E1534"/>
  <w16cid:commentId w16cid:paraId="5477215D" w16cid:durableId="2744CDE9"/>
  <w16cid:commentId w16cid:paraId="538E7F2A" w16cid:durableId="273E1661"/>
  <w16cid:commentId w16cid:paraId="3D89CC63" w16cid:durableId="273E16AF"/>
  <w16cid:commentId w16cid:paraId="759DF447" w16cid:durableId="273E1AD3"/>
  <w16cid:commentId w16cid:paraId="38766E6F" w16cid:durableId="273E1B3F"/>
  <w16cid:commentId w16cid:paraId="4576DFBB" w16cid:durableId="2744D4A9"/>
  <w16cid:commentId w16cid:paraId="685617D8" w16cid:durableId="2744D6C8"/>
  <w16cid:commentId w16cid:paraId="01162B86" w16cid:durableId="273E1810"/>
  <w16cid:commentId w16cid:paraId="434D6E4C" w16cid:durableId="2744DB15"/>
  <w16cid:commentId w16cid:paraId="604D955C" w16cid:durableId="273E18CD"/>
  <w16cid:commentId w16cid:paraId="7934E980" w16cid:durableId="2744D9FF"/>
  <w16cid:commentId w16cid:paraId="746DA5A1" w16cid:durableId="273E1930"/>
  <w16cid:commentId w16cid:paraId="5DBB04D9" w16cid:durableId="2744DC80"/>
  <w16cid:commentId w16cid:paraId="22F1F827" w16cid:durableId="273E1C1B"/>
  <w16cid:commentId w16cid:paraId="19B9BB9F" w16cid:durableId="273E1C3E"/>
  <w16cid:commentId w16cid:paraId="5A2A37C2" w16cid:durableId="2737F645"/>
  <w16cid:commentId w16cid:paraId="1831FCE0" w16cid:durableId="273E1D73"/>
  <w16cid:commentId w16cid:paraId="2AAFCCC9" w16cid:durableId="2744E082"/>
  <w16cid:commentId w16cid:paraId="7119A466" w16cid:durableId="273E1E3C"/>
  <w16cid:commentId w16cid:paraId="13BBCC7F" w16cid:durableId="2744FAC0"/>
  <w16cid:commentId w16cid:paraId="39CB48D7" w16cid:durableId="2745019E"/>
  <w16cid:commentId w16cid:paraId="3C904699" w16cid:durableId="273E1F9B"/>
  <w16cid:commentId w16cid:paraId="5579F47C" w16cid:durableId="2704EE68"/>
  <w16cid:commentId w16cid:paraId="6C0A3C9D" w16cid:durableId="273E1FD5"/>
  <w16cid:commentId w16cid:paraId="4A0FB869" w16cid:durableId="273E2023"/>
  <w16cid:commentId w16cid:paraId="3B015BC5" w16cid:durableId="27450731"/>
  <w16cid:commentId w16cid:paraId="24C1B409" w16cid:durableId="274507C9"/>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E42CB" w14:textId="77777777" w:rsidR="008A1416" w:rsidRDefault="008A1416" w:rsidP="007555E9">
      <w:pPr>
        <w:spacing w:after="0" w:line="240" w:lineRule="auto"/>
      </w:pPr>
      <w:r>
        <w:separator/>
      </w:r>
    </w:p>
  </w:endnote>
  <w:endnote w:type="continuationSeparator" w:id="0">
    <w:p w14:paraId="3FB7460A" w14:textId="77777777" w:rsidR="008A1416" w:rsidRDefault="008A1416"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A12DB" w14:textId="77777777" w:rsidR="008A1416" w:rsidRDefault="008A1416" w:rsidP="007555E9">
      <w:pPr>
        <w:spacing w:after="0" w:line="240" w:lineRule="auto"/>
      </w:pPr>
      <w:r>
        <w:separator/>
      </w:r>
    </w:p>
  </w:footnote>
  <w:footnote w:type="continuationSeparator" w:id="0">
    <w:p w14:paraId="2BE9FF89" w14:textId="77777777" w:rsidR="008A1416" w:rsidRDefault="008A1416" w:rsidP="007555E9">
      <w:pPr>
        <w:spacing w:after="0" w:line="240" w:lineRule="auto"/>
      </w:pPr>
      <w:r>
        <w:continuationSeparator/>
      </w:r>
    </w:p>
  </w:footnote>
  <w:footnote w:id="1">
    <w:p w14:paraId="0EFE74F8" w14:textId="059AFA50" w:rsidR="00B835BB" w:rsidDel="00D96DB6" w:rsidRDefault="00B835BB" w:rsidP="00B835BB">
      <w:pPr>
        <w:pStyle w:val="FootnoteText"/>
        <w:rPr>
          <w:del w:id="173" w:author="RENATO JOSE QUILICHE ALTAMIRANO" w:date="2022-12-14T22:34:00Z"/>
        </w:rPr>
      </w:pPr>
      <w:del w:id="174" w:author="RENATO JOSE QUILICHE ALTAMIRANO" w:date="2022-12-14T22:34:00Z">
        <w:r w:rsidDel="00D96DB6">
          <w:rPr>
            <w:rStyle w:val="FootnoteReference"/>
          </w:rPr>
          <w:footnoteRef/>
        </w:r>
        <w:r w:rsidDel="00D96DB6">
          <w:delText xml:space="preserve"> The report states that cold wave-related disasters happens when temperature drops below 0 </w:delText>
        </w:r>
        <w:r w:rsidRPr="007D0605" w:rsidDel="00D96DB6">
          <w:delText>°C</w:delText>
        </w:r>
        <w:r w:rsidDel="00D96DB6">
          <w:delText>.</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multilevel"/>
    <w:tmpl w:val="F08A5F8A"/>
    <w:lvl w:ilvl="0">
      <w:start w:val="1"/>
      <w:numFmt w:val="decimal"/>
      <w:lvlText w:val="%1."/>
      <w:lvlJc w:val="left"/>
      <w:pPr>
        <w:ind w:left="360" w:hanging="360"/>
      </w:pPr>
    </w:lvl>
    <w:lvl w:ilvl="1">
      <w:start w:val="1"/>
      <w:numFmt w:val="decimal"/>
      <w:isLgl/>
      <w:lvlText w:val="%1.%2."/>
      <w:lvlJc w:val="left"/>
      <w:pPr>
        <w:ind w:left="564" w:hanging="36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332" w:hanging="720"/>
      </w:pPr>
      <w:rPr>
        <w:rFonts w:hint="default"/>
      </w:rPr>
    </w:lvl>
    <w:lvl w:ilvl="4">
      <w:start w:val="1"/>
      <w:numFmt w:val="decimal"/>
      <w:isLgl/>
      <w:lvlText w:val="%1.%2.%3.%4.%5."/>
      <w:lvlJc w:val="left"/>
      <w:pPr>
        <w:ind w:left="1896" w:hanging="1080"/>
      </w:pPr>
      <w:rPr>
        <w:rFonts w:hint="default"/>
      </w:rPr>
    </w:lvl>
    <w:lvl w:ilvl="5">
      <w:start w:val="1"/>
      <w:numFmt w:val="decimal"/>
      <w:isLgl/>
      <w:lvlText w:val="%1.%2.%3.%4.%5.%6."/>
      <w:lvlJc w:val="left"/>
      <w:pPr>
        <w:ind w:left="2100"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3432" w:hanging="1800"/>
      </w:pPr>
      <w:rPr>
        <w:rFonts w:hint="default"/>
      </w:r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00CE9"/>
    <w:multiLevelType w:val="hybridMultilevel"/>
    <w:tmpl w:val="05E80C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3017F7"/>
    <w:multiLevelType w:val="hybridMultilevel"/>
    <w:tmpl w:val="F4D8C4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1EB2818"/>
    <w:multiLevelType w:val="hybridMultilevel"/>
    <w:tmpl w:val="D6E000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567F4B"/>
    <w:multiLevelType w:val="multilevel"/>
    <w:tmpl w:val="C6F40286"/>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12"/>
  </w:num>
  <w:num w:numId="2" w16cid:durableId="180365513">
    <w:abstractNumId w:val="10"/>
  </w:num>
  <w:num w:numId="3" w16cid:durableId="1206720607">
    <w:abstractNumId w:val="1"/>
  </w:num>
  <w:num w:numId="4" w16cid:durableId="842748198">
    <w:abstractNumId w:val="9"/>
  </w:num>
  <w:num w:numId="5" w16cid:durableId="853491840">
    <w:abstractNumId w:val="0"/>
  </w:num>
  <w:num w:numId="6" w16cid:durableId="661736444">
    <w:abstractNumId w:val="7"/>
  </w:num>
  <w:num w:numId="7" w16cid:durableId="1849754481">
    <w:abstractNumId w:val="6"/>
  </w:num>
  <w:num w:numId="8" w16cid:durableId="997227639">
    <w:abstractNumId w:val="2"/>
  </w:num>
  <w:num w:numId="9" w16cid:durableId="137187879">
    <w:abstractNumId w:val="11"/>
  </w:num>
  <w:num w:numId="10" w16cid:durableId="905260255">
    <w:abstractNumId w:val="4"/>
  </w:num>
  <w:num w:numId="11" w16cid:durableId="2147233225">
    <w:abstractNumId w:val="3"/>
  </w:num>
  <w:num w:numId="12" w16cid:durableId="179510004">
    <w:abstractNumId w:val="8"/>
  </w:num>
  <w:num w:numId="13" w16cid:durableId="201885137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ras Adriana">
    <w15:presenceInfo w15:providerId="AD" w15:userId="S::leiraa@usi.ch::68714525-3f65-4202-8813-286fd1008ed7"/>
  </w15:person>
  <w15:person w15:author="Fernanda Baiao">
    <w15:presenceInfo w15:providerId="AD" w15:userId="S::fbaiao@puc-rio.br::86177917-c1ac-4934-b227-49ece2f05674"/>
  </w15:person>
  <w15:person w15:author="RENATO JOSE QUILICHE ALTAMIRANO">
    <w15:presenceInfo w15:providerId="None" w15:userId="RENATO JOSE QUILICHE ALTAMIRA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kwNKwFAEI2q6ItAAAA"/>
  </w:docVars>
  <w:rsids>
    <w:rsidRoot w:val="007969E4"/>
    <w:rsid w:val="00007E92"/>
    <w:rsid w:val="0001388B"/>
    <w:rsid w:val="00016B6C"/>
    <w:rsid w:val="00022388"/>
    <w:rsid w:val="000227A2"/>
    <w:rsid w:val="0003727A"/>
    <w:rsid w:val="000619B4"/>
    <w:rsid w:val="000633D9"/>
    <w:rsid w:val="00063C44"/>
    <w:rsid w:val="00067FD0"/>
    <w:rsid w:val="00070931"/>
    <w:rsid w:val="00084750"/>
    <w:rsid w:val="00087158"/>
    <w:rsid w:val="00087EDA"/>
    <w:rsid w:val="00087F6A"/>
    <w:rsid w:val="00095527"/>
    <w:rsid w:val="00097CE0"/>
    <w:rsid w:val="000F1BFC"/>
    <w:rsid w:val="000F3ECC"/>
    <w:rsid w:val="000F7142"/>
    <w:rsid w:val="001101F9"/>
    <w:rsid w:val="00111395"/>
    <w:rsid w:val="00122FA8"/>
    <w:rsid w:val="00125129"/>
    <w:rsid w:val="00135ED6"/>
    <w:rsid w:val="00136C56"/>
    <w:rsid w:val="00140931"/>
    <w:rsid w:val="0014165D"/>
    <w:rsid w:val="00145629"/>
    <w:rsid w:val="00155405"/>
    <w:rsid w:val="00155EF7"/>
    <w:rsid w:val="00157669"/>
    <w:rsid w:val="001619BB"/>
    <w:rsid w:val="00163A97"/>
    <w:rsid w:val="001666D0"/>
    <w:rsid w:val="00172CAF"/>
    <w:rsid w:val="00173999"/>
    <w:rsid w:val="001819BE"/>
    <w:rsid w:val="00193255"/>
    <w:rsid w:val="0019344F"/>
    <w:rsid w:val="001A448E"/>
    <w:rsid w:val="001D01AD"/>
    <w:rsid w:val="001D2A5B"/>
    <w:rsid w:val="001D32C3"/>
    <w:rsid w:val="001E7436"/>
    <w:rsid w:val="001F1B0B"/>
    <w:rsid w:val="001F2424"/>
    <w:rsid w:val="00201A54"/>
    <w:rsid w:val="00210C7A"/>
    <w:rsid w:val="00236156"/>
    <w:rsid w:val="00240DFF"/>
    <w:rsid w:val="002422F9"/>
    <w:rsid w:val="002434D4"/>
    <w:rsid w:val="00243F7D"/>
    <w:rsid w:val="00247148"/>
    <w:rsid w:val="002523B7"/>
    <w:rsid w:val="00253F95"/>
    <w:rsid w:val="00256C7A"/>
    <w:rsid w:val="002716CF"/>
    <w:rsid w:val="0027250E"/>
    <w:rsid w:val="00275D30"/>
    <w:rsid w:val="00276334"/>
    <w:rsid w:val="00295F15"/>
    <w:rsid w:val="002A0B37"/>
    <w:rsid w:val="002A68D5"/>
    <w:rsid w:val="002C09F7"/>
    <w:rsid w:val="002D08B2"/>
    <w:rsid w:val="002D173E"/>
    <w:rsid w:val="002D4B4B"/>
    <w:rsid w:val="002D63B2"/>
    <w:rsid w:val="002F36DE"/>
    <w:rsid w:val="003019FA"/>
    <w:rsid w:val="003146F2"/>
    <w:rsid w:val="0034466C"/>
    <w:rsid w:val="0035096C"/>
    <w:rsid w:val="00360794"/>
    <w:rsid w:val="00363969"/>
    <w:rsid w:val="00370C9E"/>
    <w:rsid w:val="00374285"/>
    <w:rsid w:val="003851CC"/>
    <w:rsid w:val="00386DEF"/>
    <w:rsid w:val="00390083"/>
    <w:rsid w:val="00391E2F"/>
    <w:rsid w:val="003A3294"/>
    <w:rsid w:val="003B2E79"/>
    <w:rsid w:val="003C5986"/>
    <w:rsid w:val="003D0AB4"/>
    <w:rsid w:val="003D35E4"/>
    <w:rsid w:val="003D7DC2"/>
    <w:rsid w:val="003E0A28"/>
    <w:rsid w:val="003E67FD"/>
    <w:rsid w:val="003F2E7F"/>
    <w:rsid w:val="003F69F2"/>
    <w:rsid w:val="0040437B"/>
    <w:rsid w:val="0041012C"/>
    <w:rsid w:val="00420440"/>
    <w:rsid w:val="00424299"/>
    <w:rsid w:val="004461BE"/>
    <w:rsid w:val="00462A1D"/>
    <w:rsid w:val="00470D8B"/>
    <w:rsid w:val="004712BD"/>
    <w:rsid w:val="00481593"/>
    <w:rsid w:val="00486026"/>
    <w:rsid w:val="004922F8"/>
    <w:rsid w:val="00493CA3"/>
    <w:rsid w:val="004B4069"/>
    <w:rsid w:val="004D323A"/>
    <w:rsid w:val="004E1935"/>
    <w:rsid w:val="004E388A"/>
    <w:rsid w:val="004E6E8D"/>
    <w:rsid w:val="004F793F"/>
    <w:rsid w:val="0050141A"/>
    <w:rsid w:val="0051408E"/>
    <w:rsid w:val="00516246"/>
    <w:rsid w:val="005233F6"/>
    <w:rsid w:val="0052657C"/>
    <w:rsid w:val="0052726D"/>
    <w:rsid w:val="00531B51"/>
    <w:rsid w:val="00533B64"/>
    <w:rsid w:val="005472B2"/>
    <w:rsid w:val="005600DD"/>
    <w:rsid w:val="00570E65"/>
    <w:rsid w:val="00573CA3"/>
    <w:rsid w:val="00586780"/>
    <w:rsid w:val="00587B00"/>
    <w:rsid w:val="005965FB"/>
    <w:rsid w:val="00596DA5"/>
    <w:rsid w:val="00597A35"/>
    <w:rsid w:val="005A1DEC"/>
    <w:rsid w:val="005A7B52"/>
    <w:rsid w:val="005B179F"/>
    <w:rsid w:val="005B1E0F"/>
    <w:rsid w:val="005B5028"/>
    <w:rsid w:val="005E7925"/>
    <w:rsid w:val="006032A8"/>
    <w:rsid w:val="0060454F"/>
    <w:rsid w:val="00612C4A"/>
    <w:rsid w:val="00612ED1"/>
    <w:rsid w:val="00614183"/>
    <w:rsid w:val="00617401"/>
    <w:rsid w:val="006259B3"/>
    <w:rsid w:val="006307A9"/>
    <w:rsid w:val="006338B3"/>
    <w:rsid w:val="00644BB8"/>
    <w:rsid w:val="0066061C"/>
    <w:rsid w:val="00665337"/>
    <w:rsid w:val="00665441"/>
    <w:rsid w:val="00694402"/>
    <w:rsid w:val="00696CB3"/>
    <w:rsid w:val="006B7B5A"/>
    <w:rsid w:val="006C02AB"/>
    <w:rsid w:val="006C4119"/>
    <w:rsid w:val="006F1770"/>
    <w:rsid w:val="007101A0"/>
    <w:rsid w:val="0071604B"/>
    <w:rsid w:val="00720220"/>
    <w:rsid w:val="00721207"/>
    <w:rsid w:val="00726704"/>
    <w:rsid w:val="00731651"/>
    <w:rsid w:val="00732E61"/>
    <w:rsid w:val="007433CA"/>
    <w:rsid w:val="00751891"/>
    <w:rsid w:val="007555E9"/>
    <w:rsid w:val="00762167"/>
    <w:rsid w:val="007760E7"/>
    <w:rsid w:val="00781801"/>
    <w:rsid w:val="00787CCF"/>
    <w:rsid w:val="00791D29"/>
    <w:rsid w:val="00793C64"/>
    <w:rsid w:val="007969E4"/>
    <w:rsid w:val="007A17D7"/>
    <w:rsid w:val="007B0E9B"/>
    <w:rsid w:val="007B5690"/>
    <w:rsid w:val="007C5E26"/>
    <w:rsid w:val="007E12EF"/>
    <w:rsid w:val="007F5FC8"/>
    <w:rsid w:val="007F6633"/>
    <w:rsid w:val="008054BD"/>
    <w:rsid w:val="008102E3"/>
    <w:rsid w:val="0081410E"/>
    <w:rsid w:val="0082135D"/>
    <w:rsid w:val="00825109"/>
    <w:rsid w:val="00830CBE"/>
    <w:rsid w:val="00834CEE"/>
    <w:rsid w:val="00834E96"/>
    <w:rsid w:val="00840F25"/>
    <w:rsid w:val="0085768E"/>
    <w:rsid w:val="00861762"/>
    <w:rsid w:val="00865699"/>
    <w:rsid w:val="00871BE9"/>
    <w:rsid w:val="00875C91"/>
    <w:rsid w:val="008814C8"/>
    <w:rsid w:val="00882A9B"/>
    <w:rsid w:val="00884B5F"/>
    <w:rsid w:val="008857FC"/>
    <w:rsid w:val="008A1416"/>
    <w:rsid w:val="008B0DBA"/>
    <w:rsid w:val="008B1FC5"/>
    <w:rsid w:val="008B70BF"/>
    <w:rsid w:val="008C14BA"/>
    <w:rsid w:val="008C3B33"/>
    <w:rsid w:val="008C4EC6"/>
    <w:rsid w:val="008C7D35"/>
    <w:rsid w:val="008E4DA5"/>
    <w:rsid w:val="008F417E"/>
    <w:rsid w:val="008F690B"/>
    <w:rsid w:val="009172AF"/>
    <w:rsid w:val="0092348F"/>
    <w:rsid w:val="00945679"/>
    <w:rsid w:val="009563AD"/>
    <w:rsid w:val="00976B41"/>
    <w:rsid w:val="00982351"/>
    <w:rsid w:val="0099191E"/>
    <w:rsid w:val="009923B3"/>
    <w:rsid w:val="009A5CAF"/>
    <w:rsid w:val="009B6DCD"/>
    <w:rsid w:val="009C07DD"/>
    <w:rsid w:val="009C16CC"/>
    <w:rsid w:val="009C1952"/>
    <w:rsid w:val="009C58A8"/>
    <w:rsid w:val="009D1985"/>
    <w:rsid w:val="009E7598"/>
    <w:rsid w:val="009F4D85"/>
    <w:rsid w:val="00A00C56"/>
    <w:rsid w:val="00A00DF2"/>
    <w:rsid w:val="00A03D92"/>
    <w:rsid w:val="00A10986"/>
    <w:rsid w:val="00A16BEA"/>
    <w:rsid w:val="00A2087D"/>
    <w:rsid w:val="00A31299"/>
    <w:rsid w:val="00A37F60"/>
    <w:rsid w:val="00A5380D"/>
    <w:rsid w:val="00A67AD9"/>
    <w:rsid w:val="00A81253"/>
    <w:rsid w:val="00A912A5"/>
    <w:rsid w:val="00AA2F19"/>
    <w:rsid w:val="00AA5EA6"/>
    <w:rsid w:val="00AB1738"/>
    <w:rsid w:val="00AF595B"/>
    <w:rsid w:val="00B0685D"/>
    <w:rsid w:val="00B110B7"/>
    <w:rsid w:val="00B1542C"/>
    <w:rsid w:val="00B1570B"/>
    <w:rsid w:val="00B1585A"/>
    <w:rsid w:val="00B40409"/>
    <w:rsid w:val="00B5391B"/>
    <w:rsid w:val="00B61474"/>
    <w:rsid w:val="00B63397"/>
    <w:rsid w:val="00B71527"/>
    <w:rsid w:val="00B75CFC"/>
    <w:rsid w:val="00B81241"/>
    <w:rsid w:val="00B835BB"/>
    <w:rsid w:val="00B849C6"/>
    <w:rsid w:val="00B9430A"/>
    <w:rsid w:val="00BA56CD"/>
    <w:rsid w:val="00BA7804"/>
    <w:rsid w:val="00BB30D0"/>
    <w:rsid w:val="00BB392C"/>
    <w:rsid w:val="00BB79B4"/>
    <w:rsid w:val="00BC354E"/>
    <w:rsid w:val="00BC6A17"/>
    <w:rsid w:val="00BD4E41"/>
    <w:rsid w:val="00BD6DAB"/>
    <w:rsid w:val="00C05502"/>
    <w:rsid w:val="00C1432C"/>
    <w:rsid w:val="00C2075F"/>
    <w:rsid w:val="00C20A7C"/>
    <w:rsid w:val="00C20AC6"/>
    <w:rsid w:val="00C34128"/>
    <w:rsid w:val="00C41F2F"/>
    <w:rsid w:val="00C557A7"/>
    <w:rsid w:val="00C55FC5"/>
    <w:rsid w:val="00C631E0"/>
    <w:rsid w:val="00C63B77"/>
    <w:rsid w:val="00C72CAD"/>
    <w:rsid w:val="00C7514D"/>
    <w:rsid w:val="00C82EAE"/>
    <w:rsid w:val="00C86534"/>
    <w:rsid w:val="00C94485"/>
    <w:rsid w:val="00CA02E2"/>
    <w:rsid w:val="00CA5C90"/>
    <w:rsid w:val="00CB3A97"/>
    <w:rsid w:val="00CC333E"/>
    <w:rsid w:val="00CC4A69"/>
    <w:rsid w:val="00CD0AAF"/>
    <w:rsid w:val="00CE1F97"/>
    <w:rsid w:val="00CE36EA"/>
    <w:rsid w:val="00D10640"/>
    <w:rsid w:val="00D117FF"/>
    <w:rsid w:val="00D20043"/>
    <w:rsid w:val="00D2239C"/>
    <w:rsid w:val="00D2292E"/>
    <w:rsid w:val="00D238B6"/>
    <w:rsid w:val="00D33926"/>
    <w:rsid w:val="00D33FE3"/>
    <w:rsid w:val="00D6316D"/>
    <w:rsid w:val="00D67376"/>
    <w:rsid w:val="00D71EC0"/>
    <w:rsid w:val="00D74750"/>
    <w:rsid w:val="00D762B6"/>
    <w:rsid w:val="00D81F9A"/>
    <w:rsid w:val="00D870F0"/>
    <w:rsid w:val="00D8716F"/>
    <w:rsid w:val="00D91DC4"/>
    <w:rsid w:val="00D93070"/>
    <w:rsid w:val="00D94FB7"/>
    <w:rsid w:val="00D96DB6"/>
    <w:rsid w:val="00DA3F81"/>
    <w:rsid w:val="00DA6B22"/>
    <w:rsid w:val="00DA7099"/>
    <w:rsid w:val="00DB0F56"/>
    <w:rsid w:val="00DB43F7"/>
    <w:rsid w:val="00DD6213"/>
    <w:rsid w:val="00DE2340"/>
    <w:rsid w:val="00E0353C"/>
    <w:rsid w:val="00E04310"/>
    <w:rsid w:val="00E138AE"/>
    <w:rsid w:val="00E223A5"/>
    <w:rsid w:val="00E2545F"/>
    <w:rsid w:val="00E308B8"/>
    <w:rsid w:val="00E35A8D"/>
    <w:rsid w:val="00E35F73"/>
    <w:rsid w:val="00E43E25"/>
    <w:rsid w:val="00E466BE"/>
    <w:rsid w:val="00E626D7"/>
    <w:rsid w:val="00E67E21"/>
    <w:rsid w:val="00E713F9"/>
    <w:rsid w:val="00E71B54"/>
    <w:rsid w:val="00E83AD7"/>
    <w:rsid w:val="00E842B3"/>
    <w:rsid w:val="00E87C79"/>
    <w:rsid w:val="00E92EB5"/>
    <w:rsid w:val="00EA2A9F"/>
    <w:rsid w:val="00EA359A"/>
    <w:rsid w:val="00EA41A6"/>
    <w:rsid w:val="00ED64AC"/>
    <w:rsid w:val="00ED763A"/>
    <w:rsid w:val="00EE44CF"/>
    <w:rsid w:val="00EF0405"/>
    <w:rsid w:val="00F278AC"/>
    <w:rsid w:val="00F33933"/>
    <w:rsid w:val="00F3716F"/>
    <w:rsid w:val="00F53789"/>
    <w:rsid w:val="00F8773A"/>
    <w:rsid w:val="00FA240A"/>
    <w:rsid w:val="00FA7B34"/>
    <w:rsid w:val="00FB46EE"/>
    <w:rsid w:val="00FC05FF"/>
    <w:rsid w:val="00FD47E1"/>
    <w:rsid w:val="00FD7876"/>
    <w:rsid w:val="00FE1814"/>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6C4119"/>
    <w:pPr>
      <w:keepNext/>
      <w:keepLines/>
      <w:spacing w:before="480" w:after="120"/>
      <w:outlineLvl w:val="0"/>
    </w:pPr>
    <w:rPr>
      <w:rFonts w:ascii="Arial" w:hAnsi="Arial"/>
      <w:b/>
      <w:szCs w:val="48"/>
    </w:rPr>
  </w:style>
  <w:style w:type="paragraph" w:styleId="Heading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scelibrary.org/doi/10.1061/%28ASCE%29NH.1527-6996.000053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1031F"/>
    <w:rsid w:val="00043616"/>
    <w:rsid w:val="000465CA"/>
    <w:rsid w:val="000554E5"/>
    <w:rsid w:val="0005645C"/>
    <w:rsid w:val="00085CD0"/>
    <w:rsid w:val="002E724F"/>
    <w:rsid w:val="00407124"/>
    <w:rsid w:val="00456417"/>
    <w:rsid w:val="0045668D"/>
    <w:rsid w:val="004976EE"/>
    <w:rsid w:val="004C26D6"/>
    <w:rsid w:val="005E57CF"/>
    <w:rsid w:val="0067133E"/>
    <w:rsid w:val="007E5DAA"/>
    <w:rsid w:val="00875151"/>
    <w:rsid w:val="00877878"/>
    <w:rsid w:val="008833A5"/>
    <w:rsid w:val="00917810"/>
    <w:rsid w:val="00AB2D86"/>
    <w:rsid w:val="00B02358"/>
    <w:rsid w:val="00B926F8"/>
    <w:rsid w:val="00BA29AD"/>
    <w:rsid w:val="00BC132E"/>
    <w:rsid w:val="00D51CAD"/>
    <w:rsid w:val="00DB02B8"/>
    <w:rsid w:val="00E70564"/>
    <w:rsid w:val="00E844C1"/>
    <w:rsid w:val="00EC3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72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Props1.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11500</Words>
  <Characters>63254</Characters>
  <Application>Microsoft Office Word</Application>
  <DocSecurity>0</DocSecurity>
  <Lines>527</Lines>
  <Paragraphs>149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4</cp:revision>
  <cp:lastPrinted>2022-09-29T05:03:00Z</cp:lastPrinted>
  <dcterms:created xsi:type="dcterms:W3CDTF">2022-12-15T05:45:00Z</dcterms:created>
  <dcterms:modified xsi:type="dcterms:W3CDTF">2022-12-16T02:56:00Z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y fmtid="{D5CDD505-2E9C-101B-9397-08002B2CF9AE}" pid="23" name="GrammarlyDocumentId">
    <vt:lpwstr>a760d442e7d7156945eb661202235364f857335c1d981f8e31a2cfadb44385e4</vt:lpwstr>
  </property>
</Properties>
</file>