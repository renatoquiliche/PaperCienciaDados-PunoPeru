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32832" w14:textId="252C9170" w:rsidR="002D08B2" w:rsidRDefault="002D08B2" w:rsidP="006C4119">
      <w:pPr>
        <w:jc w:val="center"/>
        <w:rPr>
          <w:b/>
          <w:bCs/>
        </w:rPr>
      </w:pPr>
      <w:r>
        <w:rPr>
          <w:b/>
          <w:bCs/>
        </w:rPr>
        <w:t xml:space="preserve">A predictive assessment of households’ risk against disasters </w:t>
      </w:r>
      <w:r w:rsidR="00486026">
        <w:rPr>
          <w:b/>
          <w:bCs/>
        </w:rPr>
        <w:t>caused by</w:t>
      </w:r>
      <w:r>
        <w:rPr>
          <w:b/>
          <w:bCs/>
        </w:rPr>
        <w:t xml:space="preserve"> cold waves</w:t>
      </w:r>
      <w:r w:rsidR="00486026">
        <w:rPr>
          <w:b/>
          <w:bCs/>
        </w:rPr>
        <w:t xml:space="preserve"> using machine learning </w:t>
      </w:r>
    </w:p>
    <w:p w14:paraId="50121370" w14:textId="3C9ED0EE" w:rsidR="00721207" w:rsidRDefault="00721207" w:rsidP="002D08B2">
      <w:pPr>
        <w:jc w:val="center"/>
        <w:rPr>
          <w:b/>
          <w:bCs/>
        </w:rPr>
      </w:pPr>
      <w:r>
        <w:rPr>
          <w:b/>
          <w:bCs/>
        </w:rPr>
        <w:t>Abstract</w:t>
      </w:r>
    </w:p>
    <w:p w14:paraId="7A87BEB9" w14:textId="7EEF3715" w:rsidR="00721207" w:rsidRDefault="006C4119" w:rsidP="004E388A">
      <w:pPr>
        <w:jc w:val="both"/>
      </w:pPr>
      <w:r>
        <w:t xml:space="preserve">This paper trains a </w:t>
      </w:r>
      <w:r w:rsidR="00D94FB7">
        <w:t>household-level</w:t>
      </w:r>
      <w:r>
        <w:t xml:space="preserve"> disaster risk classifier </w:t>
      </w:r>
      <w:r w:rsidR="00DB43F7">
        <w:t>based on supervised machine learning algorithms for cold wave-related disasters</w:t>
      </w:r>
      <w:r>
        <w:t xml:space="preserve">. The households’ features considered for this task </w:t>
      </w:r>
      <w:r w:rsidR="002C09F7">
        <w:t>proxy</w:t>
      </w:r>
      <w:r>
        <w:t xml:space="preserve"> </w:t>
      </w:r>
      <w:r w:rsidR="00210C7A">
        <w:t xml:space="preserve">multiple dimensions of </w:t>
      </w:r>
      <w:r>
        <w:t>vulnerability to disasters accounting for economic, health, social</w:t>
      </w:r>
      <w:r w:rsidR="00D94FB7">
        <w:t>,</w:t>
      </w:r>
      <w:r>
        <w:t xml:space="preserve"> and geographical </w:t>
      </w:r>
      <w:r w:rsidR="00D94FB7">
        <w:t>dimensions</w:t>
      </w:r>
      <w:r>
        <w:t>.</w:t>
      </w:r>
      <w:r w:rsidR="00D117FF">
        <w:t xml:space="preserve"> These features are theoretically hypothesized to explain disaster risk classification.</w:t>
      </w:r>
      <w:r>
        <w:t xml:space="preserve"> </w:t>
      </w:r>
      <w:r w:rsidR="00D94FB7">
        <w:t xml:space="preserve">We test our predictive model based on the case </w:t>
      </w:r>
      <w:r>
        <w:t>of Puno</w:t>
      </w:r>
      <w:r w:rsidR="00D94FB7">
        <w:t>, Peru</w:t>
      </w:r>
      <w:r w:rsidR="003F2E7F">
        <w:t>,</w:t>
      </w:r>
      <w:r>
        <w:t xml:space="preserve"> </w:t>
      </w:r>
      <w:r w:rsidR="00D94FB7">
        <w:t xml:space="preserve">where </w:t>
      </w:r>
      <w:r>
        <w:t>cold</w:t>
      </w:r>
      <w:r w:rsidR="002523B7">
        <w:t xml:space="preserve"> wave</w:t>
      </w:r>
      <w:r>
        <w:t>-related disasters</w:t>
      </w:r>
      <w:r w:rsidR="00D94FB7">
        <w:t xml:space="preserve"> (e.g.,</w:t>
      </w:r>
      <w:r w:rsidR="002C09F7">
        <w:t xml:space="preserve"> </w:t>
      </w:r>
      <w:r w:rsidR="002523B7">
        <w:t>-28°</w:t>
      </w:r>
      <w:r w:rsidR="002C09F7">
        <w:t xml:space="preserve">in 2003 and </w:t>
      </w:r>
      <w:r w:rsidR="002523B7">
        <w:t>-35°</w:t>
      </w:r>
      <w:r w:rsidR="002C09F7">
        <w:t xml:space="preserve"> in 2004</w:t>
      </w:r>
      <w:r w:rsidR="00D94FB7">
        <w:t>) are recurrent and overwhelming</w:t>
      </w:r>
      <w:r>
        <w:t xml:space="preserve">. </w:t>
      </w:r>
      <w:r w:rsidR="00E138AE">
        <w:t>Two supervised learning algorithms were tested to build the classifier</w:t>
      </w:r>
      <w:r>
        <w:t xml:space="preserve">: Logistic Regression and Random Forest Classifier. </w:t>
      </w:r>
      <w:r w:rsidR="004E388A">
        <w:t xml:space="preserve">Hyperparameters of such models were optimized through a heuristic applied to results of Random Search Cross-Validation, such as the configuration </w:t>
      </w:r>
      <w:r w:rsidR="00E138AE">
        <w:t xml:space="preserve">to </w:t>
      </w:r>
      <w:r w:rsidR="004E388A">
        <w:t xml:space="preserve">maximize the </w:t>
      </w:r>
      <w:r w:rsidR="00E138AE">
        <w:t>model’s</w:t>
      </w:r>
      <w:r w:rsidR="004E388A">
        <w:t xml:space="preserve"> ability to produce accurate predictions and to minimize false negatives</w:t>
      </w:r>
      <w:r w:rsidR="004E388A" w:rsidRPr="004E388A">
        <w:t xml:space="preserve"> </w:t>
      </w:r>
      <w:r w:rsidR="004E388A">
        <w:t xml:space="preserve">that are the elements in the confusion matrix that produces deprivation costs. </w:t>
      </w:r>
      <w:r>
        <w:t>In the test dataset, Logistic Regression achieved a Matthews Correlation Coefficient of 63.19% and a Negative Predictive Value of 84.15%, while Random Forest Classifier achieved 62.47% and 85.71%</w:t>
      </w:r>
      <w:r w:rsidR="00BC354E">
        <w:t>,</w:t>
      </w:r>
      <w:r>
        <w:t xml:space="preserve"> respectively. </w:t>
      </w:r>
      <w:r w:rsidR="004E388A">
        <w:t>In the optimal setting</w:t>
      </w:r>
      <w:r>
        <w:t xml:space="preserve">, Negative Predictive Value, </w:t>
      </w:r>
      <w:r w:rsidR="00BC354E">
        <w:t>which</w:t>
      </w:r>
      <w:r>
        <w:t xml:space="preserve"> controls the false negatives, increased without trading off </w:t>
      </w:r>
      <w:r w:rsidR="002523B7">
        <w:t xml:space="preserve">a significant amount of </w:t>
      </w:r>
      <w:r>
        <w:t xml:space="preserve">model performance as suggested by </w:t>
      </w:r>
      <w:r w:rsidR="004E388A">
        <w:t>MCC and other metrics</w:t>
      </w:r>
      <w:r>
        <w:t xml:space="preserve">. </w:t>
      </w:r>
      <w:r w:rsidR="00DA3F81">
        <w:t>Considering</w:t>
      </w:r>
      <w:r>
        <w:t xml:space="preserve"> experiments with different sizes of test </w:t>
      </w:r>
      <w:r w:rsidR="00BC354E">
        <w:t>datasets</w:t>
      </w:r>
      <w:r>
        <w:t xml:space="preserve">, </w:t>
      </w:r>
      <w:r w:rsidR="004E388A">
        <w:t xml:space="preserve">the optimal </w:t>
      </w:r>
      <w:r>
        <w:t xml:space="preserve">Random Forest Classifier outperformed </w:t>
      </w:r>
      <w:r w:rsidR="004E388A">
        <w:t xml:space="preserve">the optimal </w:t>
      </w:r>
      <w:r>
        <w:t>Logistic Regression</w:t>
      </w:r>
      <w:r w:rsidR="004E388A">
        <w:t xml:space="preserve"> classifier</w:t>
      </w:r>
      <w:r>
        <w:t xml:space="preserve">. Feature importance drawn from </w:t>
      </w:r>
      <w:r w:rsidR="00BC354E">
        <w:t>features'</w:t>
      </w:r>
      <w:r>
        <w:t xml:space="preserve"> contribution to </w:t>
      </w:r>
      <w:r w:rsidR="00BC354E">
        <w:t xml:space="preserve">a </w:t>
      </w:r>
      <w:r>
        <w:t xml:space="preserve">reduction in entropy in the construction of the forest </w:t>
      </w:r>
      <w:r w:rsidR="00BC354E">
        <w:t>suggests</w:t>
      </w:r>
      <w:r>
        <w:t xml:space="preserve"> that per capita expenditure, household localization in a rural area, altitude, access to public goods</w:t>
      </w:r>
      <w:r w:rsidR="00BC354E">
        <w:t>,</w:t>
      </w:r>
      <w:r>
        <w:t xml:space="preserve"> and concrete walls dr</w:t>
      </w:r>
      <w:r w:rsidR="00BC354E">
        <w:t>i</w:t>
      </w:r>
      <w:r>
        <w:t xml:space="preserve">ve the disaster risk classification. Further research must propose strategies </w:t>
      </w:r>
      <w:r w:rsidR="007F6633">
        <w:t>to validate the predictive model externally</w:t>
      </w:r>
      <w:r>
        <w:t xml:space="preserve"> and to analyze the causality of </w:t>
      </w:r>
      <w:r w:rsidR="00BC354E">
        <w:t xml:space="preserve">the </w:t>
      </w:r>
      <w:r>
        <w:t>most important features regarding endogenous disaster risk classification.</w:t>
      </w:r>
    </w:p>
    <w:p w14:paraId="659787B4" w14:textId="257E368F" w:rsidR="00A31299" w:rsidRPr="00665441" w:rsidRDefault="00A31299" w:rsidP="002C09F7">
      <w:pPr>
        <w:pStyle w:val="Heading1"/>
        <w:numPr>
          <w:ilvl w:val="0"/>
          <w:numId w:val="10"/>
        </w:numPr>
        <w:ind w:left="360"/>
      </w:pPr>
      <w:commentRangeStart w:id="0"/>
      <w:commentRangeStart w:id="1"/>
      <w:r w:rsidRPr="00665441">
        <w:t>Introduction</w:t>
      </w:r>
      <w:commentRangeEnd w:id="0"/>
      <w:r>
        <w:rPr>
          <w:rStyle w:val="CommentReference"/>
        </w:rPr>
        <w:commentReference w:id="0"/>
      </w:r>
      <w:commentRangeEnd w:id="1"/>
      <w:r>
        <w:rPr>
          <w:rStyle w:val="CommentReference"/>
        </w:rPr>
        <w:commentReference w:id="1"/>
      </w:r>
    </w:p>
    <w:p w14:paraId="268D924E" w14:textId="5F917745" w:rsidR="00CE36EA" w:rsidRDefault="00D91DC4" w:rsidP="00D91DC4">
      <w:pPr>
        <w:jc w:val="both"/>
      </w:pPr>
      <w:commentRangeStart w:id="2"/>
      <w:r>
        <w:t>Clime</w:t>
      </w:r>
      <w:commentRangeEnd w:id="2"/>
      <w:r>
        <w:rPr>
          <w:rStyle w:val="CommentReference"/>
        </w:rPr>
        <w:commentReference w:id="2"/>
      </w:r>
      <w:r>
        <w:t xml:space="preserve">-related hazards are more frequent in this century than in the previous one (EM-DAT, 2022). This may be </w:t>
      </w:r>
      <w:r w:rsidR="006C4119">
        <w:t>explained mainly</w:t>
      </w:r>
      <w:r>
        <w:t xml:space="preserve"> by the increase </w:t>
      </w:r>
      <w:r w:rsidR="00A31299">
        <w:t>in</w:t>
      </w:r>
      <w:r>
        <w:t xml:space="preserve"> global warming and population sizes which, in turn, pressure </w:t>
      </w:r>
      <w:r w:rsidR="00A31299">
        <w:t>on</w:t>
      </w:r>
      <w:r>
        <w:t xml:space="preserve"> natural resources generating harmful outcomes for the environment </w:t>
      </w:r>
      <w:commentRangeStart w:id="3"/>
      <w:r>
        <w:t>(</w:t>
      </w:r>
      <w:proofErr w:type="spellStart"/>
      <w:r w:rsidR="00243F7D">
        <w:t>Keja-Kaereho</w:t>
      </w:r>
      <w:proofErr w:type="spellEnd"/>
      <w:r w:rsidR="00243F7D">
        <w:t xml:space="preserve"> &amp; </w:t>
      </w:r>
      <w:proofErr w:type="spellStart"/>
      <w:r w:rsidR="00243F7D">
        <w:t>Tjizu</w:t>
      </w:r>
      <w:proofErr w:type="spellEnd"/>
      <w:r w:rsidR="00243F7D">
        <w:t>, 2019</w:t>
      </w:r>
      <w:r>
        <w:t>)</w:t>
      </w:r>
      <w:commentRangeEnd w:id="3"/>
      <w:r>
        <w:rPr>
          <w:rStyle w:val="CommentReference"/>
        </w:rPr>
        <w:commentReference w:id="3"/>
      </w:r>
      <w:r>
        <w:t>. Disasters are not natural</w:t>
      </w:r>
      <w:r w:rsidR="006C4119">
        <w:t>,</w:t>
      </w:r>
      <w:r>
        <w:t xml:space="preserve"> as the same hazard would lead to different outcomes in different locations </w:t>
      </w:r>
      <w:r w:rsidR="00A31299">
        <w:t>worldwide</w:t>
      </w:r>
      <w:r>
        <w:t xml:space="preserve"> (Besiou et al., 2021). </w:t>
      </w:r>
      <w:r w:rsidR="00A31299">
        <w:t>Disaster risk is the outcome of interactions of hazard, vulnerability</w:t>
      </w:r>
      <w:r w:rsidR="006C4119">
        <w:t>,</w:t>
      </w:r>
      <w:r w:rsidR="00A31299">
        <w:t xml:space="preserve"> and exposure (UNDRR, 2015; Wright et al.</w:t>
      </w:r>
      <w:r w:rsidR="006C4119">
        <w:t>,</w:t>
      </w:r>
      <w:r w:rsidR="00A31299">
        <w:t xml:space="preserve"> 2020). </w:t>
      </w:r>
      <w:r>
        <w:t>The impact of disasters depends on the degree of vulnerability</w:t>
      </w:r>
      <w:r w:rsidR="005E7925">
        <w:t xml:space="preserve">, the </w:t>
      </w:r>
      <w:r w:rsidR="00DB43F7">
        <w:t>hazard's scale and magnitude, and the exposure level</w:t>
      </w:r>
      <w:r w:rsidR="00A31299">
        <w:t xml:space="preserve">. </w:t>
      </w:r>
      <w:r>
        <w:t xml:space="preserve">Hazards might </w:t>
      </w:r>
      <w:r w:rsidR="00A31299">
        <w:t>harm</w:t>
      </w:r>
      <w:r>
        <w:t xml:space="preserve"> humans, animals</w:t>
      </w:r>
      <w:r w:rsidR="00A31299">
        <w:t>, and</w:t>
      </w:r>
      <w:r>
        <w:t xml:space="preserve"> the environment, </w:t>
      </w:r>
      <w:r w:rsidR="006C4119">
        <w:t>destroying</w:t>
      </w:r>
      <w:r>
        <w:t xml:space="preserve"> a specific geographic position in a period (Preciado, 2015). Although hazards are mostly known to be an occurrence that </w:t>
      </w:r>
      <w:r w:rsidR="006C4119">
        <w:t>human beings cannot control</w:t>
      </w:r>
      <w:r>
        <w:t>, human interaction with the environment has caused an increase in the frequency of clime-related hazards (Shabani 2022).</w:t>
      </w:r>
      <w:r w:rsidR="00CE36EA">
        <w:t xml:space="preserve"> </w:t>
      </w:r>
      <w:r>
        <w:t>Vulnerability shapes the damage a natural hazard could cause</w:t>
      </w:r>
      <w:r w:rsidR="006C4119">
        <w:t xml:space="preserve"> and</w:t>
      </w:r>
      <w:r>
        <w:t xml:space="preserve"> is </w:t>
      </w:r>
      <w:r w:rsidR="006C4119">
        <w:t>entir</w:t>
      </w:r>
      <w:r>
        <w:t xml:space="preserve">ely defined by anthropogenic conditions (Bolin, 2006). Exposure is the geographical conditioning of infrastructure, housing, and other tangible assets into hazard-prone areas (Mattea, 2019). </w:t>
      </w:r>
    </w:p>
    <w:p w14:paraId="0B0F8029" w14:textId="672A5F8A" w:rsidR="005E7925" w:rsidRDefault="00CB3A97" w:rsidP="0027250E">
      <w:pPr>
        <w:jc w:val="both"/>
      </w:pPr>
      <w:r>
        <w:t xml:space="preserve">Proactive disaster risk reduction is </w:t>
      </w:r>
      <w:r w:rsidR="006C4119">
        <w:t>essential</w:t>
      </w:r>
      <w:r>
        <w:t xml:space="preserve"> for communities affected by recurrent disasters</w:t>
      </w:r>
      <w:r w:rsidR="00D91DC4">
        <w:t xml:space="preserve">. </w:t>
      </w:r>
      <w:r w:rsidR="005E7925">
        <w:t xml:space="preserve">However, </w:t>
      </w:r>
      <w:r w:rsidR="00CE36EA">
        <w:t xml:space="preserve">disaster risk </w:t>
      </w:r>
      <w:r w:rsidR="00D91DC4">
        <w:t xml:space="preserve">management phases are </w:t>
      </w:r>
      <w:r w:rsidR="00CE36EA">
        <w:t xml:space="preserve">not independent </w:t>
      </w:r>
      <w:r w:rsidR="005E7925">
        <w:t>(Besiou et al., 2021)</w:t>
      </w:r>
      <w:r w:rsidR="006C4119">
        <w:t>. Thus,</w:t>
      </w:r>
      <w:r w:rsidR="00CE36EA">
        <w:t xml:space="preserve"> proactive disaster risk reduction activities</w:t>
      </w:r>
      <w:r w:rsidR="00E138AE">
        <w:t xml:space="preserve"> </w:t>
      </w:r>
      <w:r w:rsidR="00CE36EA">
        <w:t xml:space="preserve">are carried out before a </w:t>
      </w:r>
      <w:r w:rsidR="00614183">
        <w:t>disaster</w:t>
      </w:r>
      <w:r w:rsidR="002C09F7">
        <w:t xml:space="preserve"> strike</w:t>
      </w:r>
      <w:r w:rsidR="005E7925">
        <w:t xml:space="preserve"> </w:t>
      </w:r>
      <w:r w:rsidR="00E138AE">
        <w:t xml:space="preserve">to </w:t>
      </w:r>
      <w:r w:rsidR="00CE36EA">
        <w:t xml:space="preserve">help </w:t>
      </w:r>
      <w:r w:rsidR="00DB43F7">
        <w:t>mitigate</w:t>
      </w:r>
      <w:r w:rsidR="00E138AE">
        <w:t xml:space="preserve"> </w:t>
      </w:r>
      <w:r w:rsidR="00CE36EA">
        <w:lastRenderedPageBreak/>
        <w:t xml:space="preserve">risks and </w:t>
      </w:r>
      <w:r w:rsidR="00DB43F7">
        <w:t>create</w:t>
      </w:r>
      <w:r w:rsidR="00E138AE">
        <w:t xml:space="preserve"> </w:t>
      </w:r>
      <w:r w:rsidR="00CE36EA">
        <w:t>savings that communities may use for further development and building of resilience</w:t>
      </w:r>
      <w:r w:rsidR="00ED763A">
        <w:t xml:space="preserve"> that is urgent due to the increasing magnitude and frequency of disasters</w:t>
      </w:r>
      <w:r w:rsidR="00CE36EA">
        <w:t xml:space="preserve">. </w:t>
      </w:r>
    </w:p>
    <w:p w14:paraId="1F3357E1" w14:textId="61456F56" w:rsidR="000F7142" w:rsidRDefault="008E4DA5" w:rsidP="0027250E">
      <w:pPr>
        <w:jc w:val="both"/>
      </w:pPr>
      <w:r>
        <w:t xml:space="preserve">The increase in </w:t>
      </w:r>
      <w:r w:rsidR="002C09F7">
        <w:t xml:space="preserve">the frequency of </w:t>
      </w:r>
      <w:r>
        <w:t>cold wave</w:t>
      </w:r>
      <w:r w:rsidR="00FD7876">
        <w:t>-related disasters</w:t>
      </w:r>
      <w:r>
        <w:t xml:space="preserve"> during the last century disproportionately affected low-income countries (Amirkhani et al., 2022; Lopez-Bueno et al., 2020).</w:t>
      </w:r>
      <w:r w:rsidR="002C09F7">
        <w:t xml:space="preserve"> </w:t>
      </w:r>
      <w:r>
        <w:t>India, Bangladesh, Poland</w:t>
      </w:r>
      <w:r w:rsidR="002C09F7">
        <w:t>,</w:t>
      </w:r>
      <w:r>
        <w:t xml:space="preserve"> and Russia are the </w:t>
      </w:r>
      <w:r w:rsidR="002C09F7">
        <w:t xml:space="preserve">most-affected </w:t>
      </w:r>
      <w:r>
        <w:t xml:space="preserve">countries, </w:t>
      </w:r>
      <w:r w:rsidR="000F7142">
        <w:t>harming</w:t>
      </w:r>
      <w:r>
        <w:t xml:space="preserve"> </w:t>
      </w:r>
      <w:r w:rsidR="000F7142">
        <w:t xml:space="preserve">1227 million people and </w:t>
      </w:r>
      <w:r w:rsidR="002C09F7">
        <w:t xml:space="preserve">generating </w:t>
      </w:r>
      <w:r w:rsidR="000F7142">
        <w:t xml:space="preserve">184 thousand </w:t>
      </w:r>
      <w:r w:rsidR="00DB43F7">
        <w:t xml:space="preserve">of </w:t>
      </w:r>
      <w:r w:rsidR="000F7142">
        <w:t>deaths</w:t>
      </w:r>
      <w:r w:rsidR="003D0AB4">
        <w:t xml:space="preserve"> since 2000</w:t>
      </w:r>
      <w:r w:rsidR="000F7142">
        <w:t>.</w:t>
      </w:r>
      <w:r w:rsidR="003D0AB4">
        <w:t xml:space="preserve"> </w:t>
      </w:r>
      <w:r w:rsidR="00FD7876">
        <w:t>Disasters triggered by cold waves</w:t>
      </w:r>
      <w:r w:rsidR="003D0AB4">
        <w:t xml:space="preserve"> </w:t>
      </w:r>
      <w:r w:rsidR="00FD7876">
        <w:t>cause losses of human lives</w:t>
      </w:r>
      <w:r w:rsidR="003D0AB4">
        <w:t xml:space="preserve"> in cases of high vulnerability, where households have poor infrastructure and </w:t>
      </w:r>
      <w:r w:rsidR="00FD7876">
        <w:t xml:space="preserve">scarce </w:t>
      </w:r>
      <w:r w:rsidR="003D0AB4">
        <w:t>goods to face cold (Lopez-Bueno et al., 2020) or inhabitants have a high prevalence of comorbidities such as cardiovascular diseases (</w:t>
      </w:r>
      <w:r w:rsidR="003D0AB4" w:rsidRPr="003D0AB4">
        <w:t>Shaposhnikov</w:t>
      </w:r>
      <w:r w:rsidR="003D0AB4">
        <w:t xml:space="preserve"> and </w:t>
      </w:r>
      <w:proofErr w:type="spellStart"/>
      <w:r w:rsidR="003D0AB4">
        <w:t>Revich</w:t>
      </w:r>
      <w:proofErr w:type="spellEnd"/>
      <w:r w:rsidR="003D0AB4">
        <w:t xml:space="preserve">, 2016). </w:t>
      </w:r>
    </w:p>
    <w:p w14:paraId="7E669760" w14:textId="1C125ACE" w:rsidR="00E466BE" w:rsidRDefault="003019FA" w:rsidP="003019FA">
      <w:pPr>
        <w:jc w:val="both"/>
      </w:pPr>
      <w:r>
        <w:t>This work focuses on disaster preparedness following a data-centric approach (EM-DAT, 2022).</w:t>
      </w:r>
      <w:r w:rsidR="00533B64">
        <w:t xml:space="preserve"> </w:t>
      </w:r>
      <w:r>
        <w:t xml:space="preserve">We aim to predict which households need to be prepared for a disaster that cold waves or severe winter conditions can trigger. This prediction must be accurate for the households that are </w:t>
      </w:r>
      <w:commentRangeStart w:id="4"/>
      <w:r>
        <w:t>at risk</w:t>
      </w:r>
      <w:commentRangeEnd w:id="4"/>
      <w:r w:rsidR="00731651">
        <w:rPr>
          <w:rStyle w:val="CommentReference"/>
        </w:rPr>
        <w:commentReference w:id="4"/>
      </w:r>
      <w:r w:rsidR="00597A35">
        <w:t xml:space="preserve">, </w:t>
      </w:r>
      <w:r w:rsidR="00F33933">
        <w:t xml:space="preserve">which </w:t>
      </w:r>
      <w:r w:rsidR="00E138AE">
        <w:t>represents</w:t>
      </w:r>
      <w:r w:rsidR="00F33933">
        <w:t xml:space="preserve"> demand points that must be </w:t>
      </w:r>
      <w:r w:rsidR="00DB43F7">
        <w:t>meet</w:t>
      </w:r>
      <w:r>
        <w:t xml:space="preserve">. When a predictive model misclassifies positive outcomes, defined as households at risk, deprivation costs are created </w:t>
      </w:r>
      <w:r w:rsidR="004E6E8D">
        <w:t>to represent demand points that need essential supplies, but the model misclassifies their risks</w:t>
      </w:r>
      <w:r w:rsidR="00F33933">
        <w:t>,</w:t>
      </w:r>
      <w:r w:rsidR="004E6E8D">
        <w:t xml:space="preserve"> </w:t>
      </w:r>
      <w:r w:rsidR="00F33933">
        <w:t>and</w:t>
      </w:r>
      <w:r w:rsidR="004E6E8D">
        <w:t xml:space="preserve"> aid goods are not being supplied </w:t>
      </w:r>
      <w:r>
        <w:t>(Gutjahr and Fischer, 2018</w:t>
      </w:r>
      <w:r w:rsidR="00731651">
        <w:t>;</w:t>
      </w:r>
      <w:r>
        <w:t xml:space="preserve"> Holguin-Veras et al., 2013)</w:t>
      </w:r>
      <w:r w:rsidR="004E6E8D">
        <w:t>.</w:t>
      </w:r>
      <w:r>
        <w:t xml:space="preserve"> </w:t>
      </w:r>
      <w:r w:rsidR="004E6E8D">
        <w:t>T</w:t>
      </w:r>
      <w:r>
        <w:t xml:space="preserve">hese cases are named false negatives. </w:t>
      </w:r>
    </w:p>
    <w:p w14:paraId="40637965" w14:textId="76CF5BDC" w:rsidR="003019FA" w:rsidRDefault="00E466BE" w:rsidP="003019FA">
      <w:pPr>
        <w:jc w:val="both"/>
      </w:pPr>
      <w:r>
        <w:t>Our</w:t>
      </w:r>
      <w:r w:rsidR="003019FA">
        <w:t xml:space="preserve"> </w:t>
      </w:r>
      <w:r>
        <w:t xml:space="preserve">proposed </w:t>
      </w:r>
      <w:r w:rsidR="003019FA">
        <w:t>model give</w:t>
      </w:r>
      <w:r w:rsidR="00533B64">
        <w:t>s</w:t>
      </w:r>
      <w:r w:rsidR="003019FA">
        <w:t xml:space="preserve"> greater importance to accurate prediction of disaster risk, even if it implies that some households that do not have risk are being misclassified. Considering these objectives, </w:t>
      </w:r>
      <w:r>
        <w:t>our</w:t>
      </w:r>
      <w:r w:rsidR="003019FA">
        <w:t xml:space="preserve"> methodology uses supervised learning algorithms</w:t>
      </w:r>
      <w:r>
        <w:t xml:space="preserve"> -</w:t>
      </w:r>
      <w:r w:rsidR="003019FA">
        <w:t xml:space="preserve"> Logistic Regression and Random Forest Classifier</w:t>
      </w:r>
      <w:r>
        <w:t xml:space="preserve"> -</w:t>
      </w:r>
      <w:r w:rsidR="003019FA">
        <w:t xml:space="preserve"> with data from </w:t>
      </w:r>
      <w:r w:rsidR="00533B64">
        <w:t xml:space="preserve">the </w:t>
      </w:r>
      <w:r w:rsidR="003019FA">
        <w:t xml:space="preserve">Peruvian National Household Survey for Puno, 2019 to learn a binary classifier that discriminates which households are at risk of being affected by a </w:t>
      </w:r>
      <w:r>
        <w:t>cold wave-related</w:t>
      </w:r>
      <w:r w:rsidR="003019FA">
        <w:t xml:space="preserve"> disaster. Machine learning would help to build a risk screening tool that can be tuned, in terms of models’ hyperparameters, to maximize predictive power considering the importance of false negatives. </w:t>
      </w:r>
    </w:p>
    <w:p w14:paraId="645EAFE0" w14:textId="1A47E181" w:rsidR="00612ED1" w:rsidRDefault="00CE36EA" w:rsidP="0027250E">
      <w:pPr>
        <w:jc w:val="both"/>
      </w:pPr>
      <w:r>
        <w:t>Puno</w:t>
      </w:r>
      <w:r w:rsidR="003019FA">
        <w:t>, in Peru,</w:t>
      </w:r>
      <w:r>
        <w:t xml:space="preserve"> is affected by recurrent c</w:t>
      </w:r>
      <w:r w:rsidR="003D7DC2">
        <w:t>old waves</w:t>
      </w:r>
      <w:r w:rsidR="00236156">
        <w:t xml:space="preserve">. Peruvian’s South Andean Region is especially susceptible to </w:t>
      </w:r>
      <w:r w:rsidR="005965FB">
        <w:t>these types of hazards</w:t>
      </w:r>
      <w:r w:rsidR="00236156">
        <w:t>. Since 2000, considering world-total</w:t>
      </w:r>
      <w:r w:rsidR="0019344F">
        <w:t xml:space="preserve"> historical data on</w:t>
      </w:r>
      <w:r w:rsidR="00236156">
        <w:t xml:space="preserve"> </w:t>
      </w:r>
      <w:r w:rsidR="003D7DC2">
        <w:t xml:space="preserve">disasters caused by Extreme </w:t>
      </w:r>
      <w:r w:rsidR="003019FA">
        <w:t>Low-Temperature</w:t>
      </w:r>
      <w:r w:rsidR="003D7DC2">
        <w:t xml:space="preserve"> Events (</w:t>
      </w:r>
      <w:commentRangeStart w:id="5"/>
      <w:r w:rsidR="00A31299">
        <w:t>ELTEs</w:t>
      </w:r>
      <w:commentRangeEnd w:id="5"/>
      <w:r w:rsidR="00A31299">
        <w:rPr>
          <w:rStyle w:val="CommentReference"/>
        </w:rPr>
        <w:commentReference w:id="5"/>
      </w:r>
      <w:r w:rsidR="003D7DC2">
        <w:t>)</w:t>
      </w:r>
      <w:r w:rsidR="00236156">
        <w:t xml:space="preserve"> registered in EM-DAT</w:t>
      </w:r>
      <w:r w:rsidR="003019FA">
        <w:t xml:space="preserve"> (2022)</w:t>
      </w:r>
      <w:r w:rsidR="00236156">
        <w:t xml:space="preserve">, 21.28% of them have </w:t>
      </w:r>
      <w:r w:rsidR="00B9430A">
        <w:t>affected</w:t>
      </w:r>
      <w:r w:rsidR="00236156">
        <w:t xml:space="preserve"> </w:t>
      </w:r>
      <w:r>
        <w:t>this geographic boundary</w:t>
      </w:r>
      <w:r w:rsidR="00236156">
        <w:t xml:space="preserve">. </w:t>
      </w:r>
      <w:r w:rsidR="00732E61">
        <w:t>According to EM-DAT estimations, the most harmful ELTE was re</w:t>
      </w:r>
      <w:r w:rsidR="006C4119">
        <w:t>cord</w:t>
      </w:r>
      <w:r w:rsidR="00732E61">
        <w:t xml:space="preserve">ed in 2004 as a cold wave of </w:t>
      </w:r>
      <w:r w:rsidR="00732E61" w:rsidRPr="00E35A8D">
        <w:t>-35°C</w:t>
      </w:r>
      <w:r w:rsidR="00732E61">
        <w:t xml:space="preserve"> that affected 40.30% of the total population of 15 Peruvian regions. </w:t>
      </w:r>
      <w:r w:rsidR="00122FA8">
        <w:t xml:space="preserve">Puno is </w:t>
      </w:r>
      <w:r w:rsidR="006C4119">
        <w:t xml:space="preserve">a rural and low-densely populated </w:t>
      </w:r>
      <w:r w:rsidR="00122FA8">
        <w:t xml:space="preserve">region located in the southeast of Peru. </w:t>
      </w:r>
      <w:r w:rsidR="00E35A8D" w:rsidRPr="00E35A8D">
        <w:t xml:space="preserve">Puno </w:t>
      </w:r>
      <w:r w:rsidR="003019FA">
        <w:t>is</w:t>
      </w:r>
      <w:r w:rsidR="00E35A8D">
        <w:t xml:space="preserve"> </w:t>
      </w:r>
      <w:r w:rsidR="006C4119">
        <w:t xml:space="preserve">the epicenter of ELTEs affecting PSAR, as 70.00% of events registered in EM-DAT affected Puno from 2003 to </w:t>
      </w:r>
      <w:r w:rsidR="00122FA8">
        <w:t xml:space="preserve">2015. </w:t>
      </w:r>
      <w:r w:rsidR="00732E61">
        <w:t>As ELTEs affect a large geographic bound</w:t>
      </w:r>
      <w:r w:rsidR="00A31299">
        <w:t>ary</w:t>
      </w:r>
      <w:r w:rsidR="00732E61">
        <w:t>, it could be challenging to estimate the number of affected people, the economic losses</w:t>
      </w:r>
      <w:r w:rsidR="00E138AE">
        <w:t>,</w:t>
      </w:r>
      <w:r w:rsidR="00732E61">
        <w:t xml:space="preserve"> </w:t>
      </w:r>
      <w:r w:rsidR="006C4119">
        <w:t>etc</w:t>
      </w:r>
      <w:r w:rsidR="00732E61">
        <w:t xml:space="preserve">. </w:t>
      </w:r>
    </w:p>
    <w:p w14:paraId="39673AA7" w14:textId="07324DC2" w:rsidR="0027250E" w:rsidRDefault="00612ED1" w:rsidP="0027250E">
      <w:pPr>
        <w:jc w:val="both"/>
      </w:pPr>
      <w:r>
        <w:t>R</w:t>
      </w:r>
      <w:r w:rsidR="006C4119">
        <w:t xml:space="preserve">esearch on proactive disaster risk reduction would </w:t>
      </w:r>
      <w:r w:rsidR="00DB43F7">
        <w:t>significantly</w:t>
      </w:r>
      <w:r w:rsidR="006C4119">
        <w:t xml:space="preserve"> impact</w:t>
      </w:r>
      <w:r w:rsidR="0019344F">
        <w:t xml:space="preserve"> </w:t>
      </w:r>
      <w:r>
        <w:t xml:space="preserve">Puno because of the high prevalence of agricultural households’, in which these disasters may cause economic losses that </w:t>
      </w:r>
      <w:r w:rsidR="00AF595B">
        <w:t>impact</w:t>
      </w:r>
      <w:r>
        <w:t xml:space="preserve"> their long-run wealth. If a community is not prepared to face cold wave-related disasters, it might enter into a vicious cycle </w:t>
      </w:r>
      <w:r w:rsidR="00AF595B">
        <w:t xml:space="preserve">of </w:t>
      </w:r>
      <w:r>
        <w:t>cold wave</w:t>
      </w:r>
      <w:r w:rsidR="00AF595B">
        <w:t>s</w:t>
      </w:r>
      <w:r>
        <w:t xml:space="preserve"> affect</w:t>
      </w:r>
      <w:r w:rsidR="00AF595B">
        <w:t>ing</w:t>
      </w:r>
      <w:r>
        <w:t xml:space="preserve"> </w:t>
      </w:r>
      <w:r w:rsidR="00AF595B">
        <w:t xml:space="preserve">the </w:t>
      </w:r>
      <w:r>
        <w:t>economy</w:t>
      </w:r>
      <w:r w:rsidR="00AF595B">
        <w:t>.</w:t>
      </w:r>
      <w:r>
        <w:t xml:space="preserve"> </w:t>
      </w:r>
      <w:r w:rsidR="00AF595B">
        <w:t>T</w:t>
      </w:r>
      <w:r>
        <w:t xml:space="preserve">his </w:t>
      </w:r>
      <w:r w:rsidR="00AF595B">
        <w:t xml:space="preserve">vicious cycle </w:t>
      </w:r>
      <w:r>
        <w:t>affect</w:t>
      </w:r>
      <w:r w:rsidR="00AF595B">
        <w:t>s</w:t>
      </w:r>
      <w:r>
        <w:t xml:space="preserve"> the ability to respond and recover from disasters, producing a lower budget to invest in</w:t>
      </w:r>
      <w:r w:rsidR="00AF595B">
        <w:t xml:space="preserve"> </w:t>
      </w:r>
      <w:r>
        <w:t>resilience</w:t>
      </w:r>
      <w:r w:rsidR="00AF595B">
        <w:t xml:space="preserve"> mechanisms</w:t>
      </w:r>
      <w:r>
        <w:t xml:space="preserve"> (Besiou et al., 2021).</w:t>
      </w:r>
      <w:r w:rsidR="00122FA8">
        <w:t xml:space="preserve"> </w:t>
      </w:r>
    </w:p>
    <w:p w14:paraId="2F3A7FEC" w14:textId="67135DE8" w:rsidR="00C1432C" w:rsidRDefault="00DD6213" w:rsidP="0027250E">
      <w:pPr>
        <w:jc w:val="both"/>
      </w:pPr>
      <w:r>
        <w:t xml:space="preserve">The proactive intervention on Puno may </w:t>
      </w:r>
      <w:r w:rsidR="006C4119">
        <w:t>significantly impact</w:t>
      </w:r>
      <w:r>
        <w:t xml:space="preserve"> the disaster response and recovery. Following Holguin-Veras et al. (2013), resources invested in response and recovery include logistic costs and deprivation costs. An optimized predictive model would identify which </w:t>
      </w:r>
      <w:r>
        <w:lastRenderedPageBreak/>
        <w:t xml:space="preserve">households would be the target of proactive interventions. Puno is a case study characterized by </w:t>
      </w:r>
      <w:r w:rsidR="00976B41">
        <w:t>spatially dispersed</w:t>
      </w:r>
      <w:r>
        <w:t xml:space="preserve"> final demand points and high peaks of deprivations caused by accumulated vulnerabilities</w:t>
      </w:r>
      <w:r w:rsidR="008814C8">
        <w:t xml:space="preserve"> (Kim and Sohn, 2018; Quiliche et al., 2021)</w:t>
      </w:r>
      <w:r w:rsidR="00E466BE">
        <w:t xml:space="preserve">; thus, </w:t>
      </w:r>
      <w:r w:rsidR="008814C8">
        <w:t>accurate forecasts are of special importance.</w:t>
      </w:r>
      <w:r w:rsidR="00BB79B4">
        <w:t xml:space="preserve"> </w:t>
      </w:r>
      <w:commentRangeStart w:id="6"/>
      <w:commentRangeStart w:id="7"/>
      <w:r w:rsidR="00BB79B4">
        <w:t>Assessment of delivery strategies, transportation costs</w:t>
      </w:r>
      <w:r w:rsidR="00E466BE">
        <w:t>,</w:t>
      </w:r>
      <w:r w:rsidR="00BB79B4">
        <w:t xml:space="preserve"> and their balance with deprivation costs are left for future research as the objective function is </w:t>
      </w:r>
      <w:r w:rsidR="00C55FC5">
        <w:t xml:space="preserve">the </w:t>
      </w:r>
      <w:r w:rsidR="00DB43F7">
        <w:t>primary</w:t>
      </w:r>
      <w:r w:rsidR="00BB79B4">
        <w:t xml:space="preserve"> concern of humanitarian logistics.</w:t>
      </w:r>
      <w:commentRangeEnd w:id="6"/>
      <w:r w:rsidR="00C55FC5">
        <w:rPr>
          <w:rStyle w:val="CommentReference"/>
        </w:rPr>
        <w:commentReference w:id="6"/>
      </w:r>
      <w:commentRangeEnd w:id="7"/>
      <w:r w:rsidR="00AF595B">
        <w:rPr>
          <w:rStyle w:val="CommentReference"/>
        </w:rPr>
        <w:commentReference w:id="7"/>
      </w:r>
    </w:p>
    <w:p w14:paraId="7790FBB3" w14:textId="6D068AB5" w:rsidR="003146F2" w:rsidRDefault="00BB79B4" w:rsidP="00A67AD9">
      <w:pPr>
        <w:jc w:val="both"/>
      </w:pPr>
      <w:r>
        <w:t>The contribution of this paper is twofold</w:t>
      </w:r>
      <w:r w:rsidR="00C55FC5">
        <w:t>.</w:t>
      </w:r>
      <w:r>
        <w:t xml:space="preserve"> </w:t>
      </w:r>
      <w:r w:rsidR="00C55FC5">
        <w:t xml:space="preserve">First, we </w:t>
      </w:r>
      <w:r>
        <w:t>introduce vulnerability-based disaster risk prediction</w:t>
      </w:r>
      <w:r w:rsidR="006C4119">
        <w:t xml:space="preserve">, </w:t>
      </w:r>
      <w:r w:rsidR="00DB43F7">
        <w:t>contrasting</w:t>
      </w:r>
      <w:r w:rsidR="006C4119">
        <w:t xml:space="preserve"> </w:t>
      </w:r>
      <w:r w:rsidR="00DB43F7">
        <w:t xml:space="preserve">it </w:t>
      </w:r>
      <w:r w:rsidR="006C4119">
        <w:t>with other predictive strategies based on meteorological, geophysical</w:t>
      </w:r>
      <w:r w:rsidR="00C55FC5">
        <w:t>,</w:t>
      </w:r>
      <w:r w:rsidR="006C4119">
        <w:t xml:space="preserve"> or geographical </w:t>
      </w:r>
      <w:r w:rsidR="00C55FC5">
        <w:t>modeling. Then,</w:t>
      </w:r>
      <w:r w:rsidR="00A67AD9">
        <w:t xml:space="preserve"> </w:t>
      </w:r>
      <w:r w:rsidR="00C55FC5">
        <w:t>we</w:t>
      </w:r>
      <w:r w:rsidR="00A67AD9">
        <w:t xml:space="preserve"> propose a hyperparameter optimization algorithm based on domain requirements</w:t>
      </w:r>
      <w:r w:rsidR="00C55FC5">
        <w:t>,</w:t>
      </w:r>
      <w:r w:rsidR="00A67AD9">
        <w:t xml:space="preserve"> such as </w:t>
      </w:r>
      <w:r w:rsidR="00C55FC5">
        <w:t>minimizing</w:t>
      </w:r>
      <w:r w:rsidR="00A67AD9">
        <w:t xml:space="preserve"> false negatives.</w:t>
      </w:r>
      <w:r>
        <w:t xml:space="preserve"> </w:t>
      </w:r>
      <w:r w:rsidR="003146F2">
        <w:t xml:space="preserve">The key element </w:t>
      </w:r>
      <w:r w:rsidR="006C02AB">
        <w:t xml:space="preserve">for </w:t>
      </w:r>
      <w:r w:rsidR="004E6E8D">
        <w:t xml:space="preserve">the </w:t>
      </w:r>
      <w:r w:rsidR="006C02AB">
        <w:t xml:space="preserve">hyperparameter optimization procedure </w:t>
      </w:r>
      <w:r w:rsidR="003146F2">
        <w:t xml:space="preserve">is the confusion matrix of the predictive models, as logistics costs </w:t>
      </w:r>
      <w:r w:rsidR="006C02AB">
        <w:t>depend on</w:t>
      </w:r>
      <w:r w:rsidR="003146F2">
        <w:t xml:space="preserve"> False Positives and True Positives</w:t>
      </w:r>
      <w:r w:rsidR="004E6E8D">
        <w:t>.</w:t>
      </w:r>
      <w:r w:rsidR="006C02AB">
        <w:t xml:space="preserve"> True Negatives mean no delivery is required</w:t>
      </w:r>
      <w:r w:rsidR="00145629">
        <w:t>,</w:t>
      </w:r>
      <w:r w:rsidR="003146F2">
        <w:t xml:space="preserve"> and deprivation costs arise from False Negatives</w:t>
      </w:r>
      <w:r w:rsidR="00F33933">
        <w:t>.</w:t>
      </w:r>
      <w:r w:rsidR="00145629">
        <w:t xml:space="preserve"> </w:t>
      </w:r>
      <w:r w:rsidR="003146F2">
        <w:t xml:space="preserve">The experimental setting for </w:t>
      </w:r>
      <w:r w:rsidR="006C02AB">
        <w:t xml:space="preserve">hyperparameters’ optimization </w:t>
      </w:r>
      <w:r w:rsidR="003146F2">
        <w:t>consider</w:t>
      </w:r>
      <w:r w:rsidR="00BC6A17">
        <w:t>s</w:t>
      </w:r>
      <w:r w:rsidR="003146F2">
        <w:t xml:space="preserve"> confusion matrix metrics </w:t>
      </w:r>
      <w:r w:rsidR="00145629">
        <w:t xml:space="preserve">by </w:t>
      </w:r>
      <w:r w:rsidR="006C4119">
        <w:t>co-optimizing</w:t>
      </w:r>
      <w:r w:rsidR="003146F2">
        <w:t xml:space="preserve"> on Matthews Correlation Coefficient (MCC) and Negative Predictive Value (NPV). </w:t>
      </w:r>
      <w:r w:rsidR="00EE44CF">
        <w:t xml:space="preserve">HPO is </w:t>
      </w:r>
      <w:r w:rsidR="003E0A28">
        <w:t xml:space="preserve">usually </w:t>
      </w:r>
      <w:r w:rsidR="00EE44CF">
        <w:t>based on one metric</w:t>
      </w:r>
      <w:r w:rsidR="003E0A28">
        <w:t>, but</w:t>
      </w:r>
      <w:r w:rsidR="00BC6A17">
        <w:t xml:space="preserve"> our methodology </w:t>
      </w:r>
      <w:r w:rsidR="003E0A28">
        <w:t>includes sequential optimization</w:t>
      </w:r>
      <w:r w:rsidR="00EE44CF">
        <w:t xml:space="preserve"> of MCC and NPV, where</w:t>
      </w:r>
      <w:r w:rsidR="00145629">
        <w:t xml:space="preserve"> maximization of</w:t>
      </w:r>
      <w:r w:rsidR="00EE44CF">
        <w:t xml:space="preserve"> MCC </w:t>
      </w:r>
      <w:r w:rsidR="00145629">
        <w:t>aims to</w:t>
      </w:r>
      <w:r w:rsidR="00EE44CF">
        <w:t xml:space="preserve"> minimiz</w:t>
      </w:r>
      <w:r w:rsidR="00145629">
        <w:t>e</w:t>
      </w:r>
      <w:r w:rsidR="00EE44CF">
        <w:t xml:space="preserve"> </w:t>
      </w:r>
      <w:r w:rsidR="00145629">
        <w:t>social</w:t>
      </w:r>
      <w:r w:rsidR="00EE44CF">
        <w:t xml:space="preserve"> costs</w:t>
      </w:r>
      <w:r w:rsidR="00145629">
        <w:t xml:space="preserve"> and</w:t>
      </w:r>
      <w:r w:rsidR="00EE44CF">
        <w:t xml:space="preserve"> </w:t>
      </w:r>
      <w:r w:rsidR="00145629">
        <w:t xml:space="preserve">maximization of </w:t>
      </w:r>
      <w:r w:rsidR="00EE44CF">
        <w:t xml:space="preserve">NPV </w:t>
      </w:r>
      <w:r w:rsidR="00145629">
        <w:t>aims to</w:t>
      </w:r>
      <w:r w:rsidR="00EE44CF">
        <w:t xml:space="preserve"> minimiz</w:t>
      </w:r>
      <w:r w:rsidR="00145629">
        <w:t>e</w:t>
      </w:r>
      <w:r w:rsidR="00EE44CF">
        <w:t xml:space="preserve"> deprivation costs. </w:t>
      </w:r>
    </w:p>
    <w:p w14:paraId="494E8A53" w14:textId="240304A8" w:rsidR="006C02AB" w:rsidRDefault="00EE44CF" w:rsidP="0027250E">
      <w:pPr>
        <w:jc w:val="both"/>
      </w:pPr>
      <w:r>
        <w:t xml:space="preserve">The </w:t>
      </w:r>
      <w:commentRangeStart w:id="8"/>
      <w:r w:rsidR="007433CA">
        <w:t xml:space="preserve">learned </w:t>
      </w:r>
      <w:r>
        <w:t xml:space="preserve">predictive model </w:t>
      </w:r>
      <w:r w:rsidR="006C02AB">
        <w:t xml:space="preserve">is expected to </w:t>
      </w:r>
      <w:r w:rsidR="00E87C79">
        <w:t>contribute</w:t>
      </w:r>
      <w:r>
        <w:t xml:space="preserve"> to </w:t>
      </w:r>
      <w:r w:rsidR="00BC6A17">
        <w:t>reducing</w:t>
      </w:r>
      <w:r w:rsidR="00E87C79">
        <w:t xml:space="preserve"> </w:t>
      </w:r>
      <w:commentRangeEnd w:id="8"/>
      <w:r w:rsidR="00E87C79">
        <w:rPr>
          <w:rStyle w:val="CommentReference"/>
        </w:rPr>
        <w:commentReference w:id="8"/>
      </w:r>
      <w:r w:rsidR="00145629">
        <w:t xml:space="preserve">social costs while considering the importance of deprivation costs </w:t>
      </w:r>
      <w:r w:rsidR="00BC6A17">
        <w:t>(</w:t>
      </w:r>
      <w:r w:rsidR="00976B41">
        <w:t>Holguin-Veras et al.</w:t>
      </w:r>
      <w:r w:rsidR="00BC6A17">
        <w:t xml:space="preserve">, </w:t>
      </w:r>
      <w:r w:rsidR="00976B41">
        <w:t>2013)</w:t>
      </w:r>
      <w:r>
        <w:t>.</w:t>
      </w:r>
      <w:r w:rsidR="00CC4A69">
        <w:t xml:space="preserve"> </w:t>
      </w:r>
      <w:r>
        <w:t xml:space="preserve">As the focus is on disaster preparedness, the predictive model will be used to identify the final demand points that need pre-positioning of supplies, thus </w:t>
      </w:r>
      <w:r w:rsidR="006C02AB">
        <w:t xml:space="preserve">producing information regarding </w:t>
      </w:r>
      <w:r>
        <w:t xml:space="preserve">the </w:t>
      </w:r>
      <w:r w:rsidR="00A10986">
        <w:t>number</w:t>
      </w:r>
      <w:r>
        <w:t xml:space="preserve"> of supplies required or the demand for humanitarian aid</w:t>
      </w:r>
      <w:r w:rsidR="006C02AB">
        <w:t xml:space="preserve"> to perform proactive interventions</w:t>
      </w:r>
      <w:r>
        <w:t xml:space="preserve">. </w:t>
      </w:r>
      <w:r w:rsidR="00A10986">
        <w:t xml:space="preserve">In </w:t>
      </w:r>
      <w:r w:rsidR="00CC4A69">
        <w:t>the context</w:t>
      </w:r>
      <w:r>
        <w:t xml:space="preserve"> of </w:t>
      </w:r>
      <w:r w:rsidR="003E0A28">
        <w:t>disastrous events</w:t>
      </w:r>
      <w:r>
        <w:t xml:space="preserve">, the value of information </w:t>
      </w:r>
      <w:r w:rsidR="00BC6A17">
        <w:t xml:space="preserve">on </w:t>
      </w:r>
      <w:r>
        <w:t xml:space="preserve">where </w:t>
      </w:r>
      <w:r w:rsidR="00BC6A17">
        <w:t xml:space="preserve">and at which level </w:t>
      </w:r>
      <w:r>
        <w:t xml:space="preserve">to preposition supplies is high, as those supplies aim to reduce the expected damages </w:t>
      </w:r>
      <w:r w:rsidR="00BC6A17">
        <w:t>to</w:t>
      </w:r>
      <w:r>
        <w:t xml:space="preserve"> households’ livelihoods that are strongly linked to agriculture and livestock</w:t>
      </w:r>
      <w:r w:rsidR="006C02AB">
        <w:t xml:space="preserve"> (Quiliche and Mancilla, 2021)</w:t>
      </w:r>
      <w:r>
        <w:t xml:space="preserve">. </w:t>
      </w:r>
    </w:p>
    <w:p w14:paraId="5B1120DC" w14:textId="2F044481" w:rsidR="00976B41" w:rsidRDefault="00BC6A17" w:rsidP="00976B41">
      <w:pPr>
        <w:jc w:val="both"/>
      </w:pPr>
      <w:r>
        <w:t>T</w:t>
      </w:r>
      <w:r w:rsidR="00976B41">
        <w:t xml:space="preserve">he </w:t>
      </w:r>
      <w:proofErr w:type="gramStart"/>
      <w:r w:rsidR="00976B41">
        <w:t>remaining</w:t>
      </w:r>
      <w:proofErr w:type="gramEnd"/>
      <w:r w:rsidR="00976B41">
        <w:t xml:space="preserve"> of this paper is divided into five sections. </w:t>
      </w:r>
      <w:commentRangeStart w:id="9"/>
      <w:r w:rsidR="00976B41">
        <w:t>Section 2 describes the main work</w:t>
      </w:r>
      <w:r w:rsidR="00DB43F7">
        <w:t>s</w:t>
      </w:r>
      <w:r w:rsidR="00976B41">
        <w:t xml:space="preserve"> on SLAs, machine learning applications to disaster risk management</w:t>
      </w:r>
      <w:r w:rsidR="00E138AE">
        <w:t>,</w:t>
      </w:r>
      <w:r w:rsidR="00976B41">
        <w:t xml:space="preserve"> and </w:t>
      </w:r>
      <w:r w:rsidR="00D8716F">
        <w:t>emergency</w:t>
      </w:r>
      <w:r w:rsidR="00976B41">
        <w:t xml:space="preserve"> assessment. </w:t>
      </w:r>
      <w:commentRangeEnd w:id="9"/>
      <w:r>
        <w:rPr>
          <w:rStyle w:val="CommentReference"/>
        </w:rPr>
        <w:commentReference w:id="9"/>
      </w:r>
      <w:r w:rsidR="00976B41">
        <w:t>Section 3 details the data collection methods and processing pipeline</w:t>
      </w:r>
      <w:r>
        <w:t xml:space="preserve"> and</w:t>
      </w:r>
      <w:r w:rsidR="00976B41">
        <w:t xml:space="preserve"> experimental setting. Section 4 brings the results </w:t>
      </w:r>
      <w:r>
        <w:t xml:space="preserve">for </w:t>
      </w:r>
      <w:r w:rsidR="006C4119">
        <w:t>hyperparameter optimization</w:t>
      </w:r>
      <w:r w:rsidR="00976B41">
        <w:t xml:space="preserve"> and deprivation costs. </w:t>
      </w:r>
      <w:r>
        <w:t xml:space="preserve">Section 5 discusses </w:t>
      </w:r>
      <w:r w:rsidR="00976B41">
        <w:t xml:space="preserve">the main results. Finally, </w:t>
      </w:r>
      <w:r w:rsidR="00612ED1">
        <w:t>Section 6</w:t>
      </w:r>
      <w:r>
        <w:t xml:space="preserve"> brings our </w:t>
      </w:r>
      <w:r w:rsidR="006C4119">
        <w:t xml:space="preserve">conclusions </w:t>
      </w:r>
      <w:r>
        <w:t>and</w:t>
      </w:r>
      <w:r w:rsidR="00976B41">
        <w:t xml:space="preserve"> recommendations for improvements </w:t>
      </w:r>
      <w:r w:rsidR="00D8716F">
        <w:t>in</w:t>
      </w:r>
      <w:r w:rsidR="00976B41">
        <w:t xml:space="preserve"> disaster preparedness strategies and future research avenues.</w:t>
      </w:r>
    </w:p>
    <w:p w14:paraId="3DA3D075" w14:textId="38D061D6" w:rsidR="00781801" w:rsidRDefault="007555E9" w:rsidP="005B5028">
      <w:pPr>
        <w:pStyle w:val="Heading1"/>
        <w:numPr>
          <w:ilvl w:val="0"/>
          <w:numId w:val="10"/>
        </w:numPr>
        <w:ind w:left="360"/>
      </w:pPr>
      <w:r w:rsidRPr="00D04BAC">
        <w:rPr>
          <w:bCs/>
        </w:rPr>
        <w:t xml:space="preserve">Theoretical </w:t>
      </w:r>
      <w:r w:rsidR="00D94FB7">
        <w:rPr>
          <w:bCs/>
        </w:rPr>
        <w:t>foundation</w:t>
      </w:r>
    </w:p>
    <w:p w14:paraId="045D2473" w14:textId="0E479C59" w:rsidR="00586780" w:rsidRDefault="00586780" w:rsidP="005B5028">
      <w:pPr>
        <w:jc w:val="both"/>
      </w:pPr>
      <w:r>
        <w:t xml:space="preserve">In this section, we first discuss disaster risk reduction (DRR) concepts. Then, we overview the data science applications in DRR. </w:t>
      </w:r>
    </w:p>
    <w:p w14:paraId="192C1476" w14:textId="0D3D2E6D" w:rsidR="00861762" w:rsidRPr="004461BE" w:rsidRDefault="0041012C" w:rsidP="003B2E79">
      <w:pPr>
        <w:pStyle w:val="Heading2"/>
        <w:numPr>
          <w:ilvl w:val="1"/>
          <w:numId w:val="12"/>
        </w:numPr>
      </w:pPr>
      <w:r w:rsidRPr="004461BE">
        <w:t>Disaster risk reduction</w:t>
      </w:r>
      <w:r w:rsidR="0003727A">
        <w:t xml:space="preserve"> for clime-related disasters</w:t>
      </w:r>
    </w:p>
    <w:p w14:paraId="520621E3" w14:textId="16253FBB" w:rsidR="0003727A" w:rsidRDefault="0041012C" w:rsidP="009C07DD">
      <w:pPr>
        <w:jc w:val="both"/>
      </w:pPr>
      <w:r>
        <w:t xml:space="preserve">The most outstanding theory on disaster </w:t>
      </w:r>
      <w:r w:rsidR="0050141A">
        <w:t xml:space="preserve">risk </w:t>
      </w:r>
      <w:r>
        <w:t>claims that risk is produced if three elements are combined for a geographic boundary</w:t>
      </w:r>
      <w:r w:rsidR="00982351">
        <w:t xml:space="preserve"> (</w:t>
      </w:r>
      <w:r w:rsidR="009B6DCD">
        <w:t xml:space="preserve">Mors, 2010; </w:t>
      </w:r>
      <w:r w:rsidR="00982351">
        <w:t>UNDRR, 2015; Twigg, 2004)</w:t>
      </w:r>
      <w:r>
        <w:t xml:space="preserve">: </w:t>
      </w:r>
      <w:proofErr w:type="spellStart"/>
      <w:r w:rsidR="00781801">
        <w:t>i</w:t>
      </w:r>
      <w:proofErr w:type="spellEnd"/>
      <w:r w:rsidR="00781801">
        <w:t>.</w:t>
      </w:r>
      <w:r>
        <w:t xml:space="preserve"> natural hazard, </w:t>
      </w:r>
      <w:r w:rsidR="0050141A">
        <w:t>i.e.,</w:t>
      </w:r>
      <w:r>
        <w:t xml:space="preserve"> the natural phenomenon that may harm communities</w:t>
      </w:r>
      <w:r w:rsidR="00781801">
        <w:t xml:space="preserve">; ii. </w:t>
      </w:r>
      <w:r>
        <w:t xml:space="preserve">exposure, </w:t>
      </w:r>
      <w:r w:rsidR="0050141A">
        <w:t xml:space="preserve">i.e., </w:t>
      </w:r>
      <w:r>
        <w:t xml:space="preserve">the condition of an agent </w:t>
      </w:r>
      <w:r w:rsidR="0050141A">
        <w:t>within</w:t>
      </w:r>
      <w:r>
        <w:t xml:space="preserve"> the geographic boundary of being exposed to such natural hazard</w:t>
      </w:r>
      <w:r w:rsidR="00781801">
        <w:t xml:space="preserve">; </w:t>
      </w:r>
      <w:r>
        <w:t xml:space="preserve">and </w:t>
      </w:r>
      <w:r w:rsidR="00781801">
        <w:t xml:space="preserve">iii. </w:t>
      </w:r>
      <w:r>
        <w:t>vulnerability</w:t>
      </w:r>
      <w:r w:rsidR="00982351">
        <w:t xml:space="preserve">, </w:t>
      </w:r>
      <w:r w:rsidR="0050141A">
        <w:t>which</w:t>
      </w:r>
      <w:r w:rsidR="00982351">
        <w:t xml:space="preserve"> shapes </w:t>
      </w:r>
      <w:r w:rsidR="0050141A">
        <w:t xml:space="preserve">the </w:t>
      </w:r>
      <w:r w:rsidR="00982351">
        <w:t>consequences of a damaging event on agents.</w:t>
      </w:r>
      <w:r w:rsidR="009B6DCD">
        <w:t xml:space="preserve"> </w:t>
      </w:r>
      <w:r w:rsidR="0003727A">
        <w:t>If an agent is resilient to disasters, then it would have small losses after a disastrous event. Vulnerability is a set of conditions that an agent posse that make</w:t>
      </w:r>
      <w:r w:rsidR="00E0353C">
        <w:t>s</w:t>
      </w:r>
      <w:r w:rsidR="0003727A">
        <w:t xml:space="preserve"> it more prone to high losses when affected by </w:t>
      </w:r>
      <w:r w:rsidR="0003727A">
        <w:lastRenderedPageBreak/>
        <w:t>a hazardous event (</w:t>
      </w:r>
      <w:r w:rsidR="0003727A" w:rsidRPr="00E12ACA">
        <w:t>Christian et al., 2021; Sahana et al., 2019; Tasnuva et al., 2020; Ullah et al., 2021</w:t>
      </w:r>
      <w:r w:rsidR="0003727A">
        <w:t>). Among natural hazards that jeopardize vulnerable communities, clime-related hazards such as rainfalls, heat waves, cold waves</w:t>
      </w:r>
      <w:r w:rsidR="00531B51">
        <w:t>,</w:t>
      </w:r>
      <w:r w:rsidR="0003727A">
        <w:t xml:space="preserve"> or storms have an impact that </w:t>
      </w:r>
      <w:r w:rsidR="00531B51">
        <w:t>covariates</w:t>
      </w:r>
      <w:r w:rsidR="0003727A">
        <w:t xml:space="preserve"> with the degree of vulnerability of the agents within the geographic boundary exposed to such hazards (Renteria et al., 2021). Furthermore, these hazards tend to be seasonal, localized in a geographic </w:t>
      </w:r>
      <w:r w:rsidR="009C07DD">
        <w:t>boundary, and</w:t>
      </w:r>
      <w:r w:rsidR="0003727A">
        <w:t xml:space="preserve"> the magnitude of losses can be </w:t>
      </w:r>
      <w:r w:rsidR="009C07DD">
        <w:t>anticipated by considering vulnerability</w:t>
      </w:r>
      <w:r w:rsidR="0003727A">
        <w:t xml:space="preserve"> (Simmons and Sutter, 2014).</w:t>
      </w:r>
      <w:commentRangeStart w:id="10"/>
      <w:commentRangeEnd w:id="10"/>
      <w:r w:rsidR="0003727A">
        <w:rPr>
          <w:rStyle w:val="CommentReference"/>
        </w:rPr>
        <w:commentReference w:id="10"/>
      </w:r>
      <w:commentRangeStart w:id="11"/>
      <w:commentRangeEnd w:id="11"/>
      <w:r w:rsidR="0003727A">
        <w:rPr>
          <w:rStyle w:val="CommentReference"/>
        </w:rPr>
        <w:commentReference w:id="11"/>
      </w:r>
    </w:p>
    <w:p w14:paraId="0533ED62" w14:textId="10C2073D" w:rsidR="009C07DD" w:rsidDel="00172CAF" w:rsidRDefault="009B6DCD" w:rsidP="00E83AD7">
      <w:pPr>
        <w:jc w:val="both"/>
        <w:rPr>
          <w:del w:id="12" w:author="RENATO JOSE QUILICHE ALTAMIRANO" w:date="2022-12-14T21:56:00Z"/>
        </w:rPr>
      </w:pPr>
      <w:r>
        <w:t xml:space="preserve">The </w:t>
      </w:r>
      <w:r w:rsidR="00172CAF">
        <w:t>challenge</w:t>
      </w:r>
      <w:r>
        <w:t xml:space="preserve"> of disaster risk reduction comes from </w:t>
      </w:r>
      <w:r w:rsidR="00F8773A">
        <w:t xml:space="preserve">vulnerability shaping the magnitude of the losses related to agents’ exposure to natural hazards. Disaster risk </w:t>
      </w:r>
      <w:r w:rsidR="0050141A">
        <w:t xml:space="preserve">can be </w:t>
      </w:r>
      <w:r w:rsidR="00F8773A">
        <w:t xml:space="preserve">mitigated by </w:t>
      </w:r>
      <w:r w:rsidR="00DB43F7">
        <w:t>reducing vulnerability, or equivalent, by creating</w:t>
      </w:r>
      <w:r w:rsidR="00F8773A">
        <w:t xml:space="preserve"> resilience</w:t>
      </w:r>
      <w:r w:rsidR="0050141A">
        <w:t>,</w:t>
      </w:r>
      <w:r w:rsidR="00696CB3">
        <w:t xml:space="preserve"> as stated in the Sendai Framework for Disaster Risk Reduction</w:t>
      </w:r>
      <w:r w:rsidR="00F8773A">
        <w:t xml:space="preserve"> (</w:t>
      </w:r>
      <w:proofErr w:type="spellStart"/>
      <w:r w:rsidR="00696CB3" w:rsidRPr="009C07DD">
        <w:t>Aitsi-Selmi</w:t>
      </w:r>
      <w:proofErr w:type="spellEnd"/>
      <w:r w:rsidR="00696CB3" w:rsidRPr="009C07DD">
        <w:t xml:space="preserve"> et al., 2015</w:t>
      </w:r>
      <w:r w:rsidR="00F8773A">
        <w:t>)</w:t>
      </w:r>
      <w:r w:rsidR="007F5FC8">
        <w:t>.</w:t>
      </w:r>
      <w:r w:rsidR="009C07DD">
        <w:t xml:space="preserve"> </w:t>
      </w:r>
      <w:ins w:id="13" w:author="RENATO JOSE QUILICHE ALTAMIRANO" w:date="2022-12-14T21:56:00Z">
        <w:r w:rsidR="00172CAF">
          <w:t>However, r</w:t>
        </w:r>
      </w:ins>
      <w:del w:id="14" w:author="RENATO JOSE QUILICHE ALTAMIRANO" w:date="2022-12-14T21:56:00Z">
        <w:r w:rsidR="004461BE" w:rsidDel="00172CAF">
          <w:delText>R</w:delText>
        </w:r>
      </w:del>
      <w:r w:rsidR="004461BE">
        <w:t xml:space="preserve">eduction of vulnerability is a long-term goal. </w:t>
      </w:r>
    </w:p>
    <w:p w14:paraId="0713BA4C" w14:textId="6F027753" w:rsidR="00875C91" w:rsidRDefault="004461BE" w:rsidP="00E83AD7">
      <w:pPr>
        <w:jc w:val="both"/>
      </w:pPr>
      <w:r>
        <w:t xml:space="preserve">From an economic perspective, communities need resources to face disasters. </w:t>
      </w:r>
      <w:del w:id="15" w:author="RENATO JOSE QUILICHE ALTAMIRANO" w:date="2022-12-14T21:56:00Z">
        <w:r w:rsidR="00E83AD7" w:rsidDel="00172CAF">
          <w:delText>Furthermore</w:delText>
        </w:r>
      </w:del>
      <w:ins w:id="16" w:author="RENATO JOSE QUILICHE ALTAMIRANO" w:date="2022-12-14T21:56:00Z">
        <w:r w:rsidR="00172CAF">
          <w:t>Then</w:t>
        </w:r>
      </w:ins>
      <w:r w:rsidR="00696CB3">
        <w:t xml:space="preserve">, </w:t>
      </w:r>
      <w:r w:rsidR="00DB43F7">
        <w:t>disaster risk reduction could be especially challenging when a community is affected by recurrent disasters</w:t>
      </w:r>
      <w:r w:rsidR="00E83AD7">
        <w:t xml:space="preserve">. </w:t>
      </w:r>
      <w:r w:rsidR="009A5CAF">
        <w:t>In those cases, the</w:t>
      </w:r>
      <w:r w:rsidR="00E83AD7">
        <w:t xml:space="preserve"> resources allocated to </w:t>
      </w:r>
      <w:r w:rsidR="00531B51">
        <w:t>disaster response and recovery are more likely to be higher than those</w:t>
      </w:r>
      <w:r w:rsidR="00E83AD7">
        <w:t xml:space="preserve"> invested in risk mitigation and disaster preparedness.</w:t>
      </w:r>
      <w:r w:rsidR="009A5CAF">
        <w:t xml:space="preserve"> </w:t>
      </w:r>
      <w:r w:rsidR="00875C91">
        <w:t xml:space="preserve">Thus, the total cost of the disaster risk management cycle is </w:t>
      </w:r>
      <w:r w:rsidR="00516246">
        <w:t xml:space="preserve">steadily </w:t>
      </w:r>
      <w:r w:rsidR="00875C91">
        <w:t>high</w:t>
      </w:r>
      <w:r w:rsidR="0050141A">
        <w:t>,</w:t>
      </w:r>
      <w:r w:rsidR="00875C91">
        <w:t xml:space="preserve"> as illustrated by the red line in Figure 1.</w:t>
      </w:r>
    </w:p>
    <w:p w14:paraId="22868E15" w14:textId="04EABD86" w:rsidR="00E83AD7" w:rsidRDefault="009A5CAF" w:rsidP="00E83AD7">
      <w:pPr>
        <w:jc w:val="both"/>
      </w:pPr>
      <w:r>
        <w:t>In this regard,</w:t>
      </w:r>
      <w:r w:rsidR="00E83AD7" w:rsidRPr="00E83AD7">
        <w:t xml:space="preserve"> </w:t>
      </w:r>
      <w:r w:rsidR="00E83AD7">
        <w:t>Bosher et al. (2021) state</w:t>
      </w:r>
      <w:r w:rsidR="00531B51">
        <w:t xml:space="preserve"> </w:t>
      </w:r>
      <w:r w:rsidR="00E83AD7">
        <w:t xml:space="preserve">that </w:t>
      </w:r>
      <w:r>
        <w:t xml:space="preserve">pre-disaster risk reduction and preparedness activities must aim to reduce the total cost of the disaster risk management lifecycle. If a community </w:t>
      </w:r>
      <w:r w:rsidR="00516246">
        <w:t xml:space="preserve">successfully </w:t>
      </w:r>
      <w:r w:rsidR="004712BD">
        <w:t>builds resilience</w:t>
      </w:r>
      <w:r>
        <w:t xml:space="preserve"> </w:t>
      </w:r>
      <w:r w:rsidR="004712BD">
        <w:t xml:space="preserve">through proactive </w:t>
      </w:r>
      <w:r w:rsidR="009F4D85">
        <w:t>disaster risk reduction and preparedness interventions</w:t>
      </w:r>
      <w:r w:rsidR="00516246">
        <w:t xml:space="preserve">, </w:t>
      </w:r>
      <w:r w:rsidR="004712BD">
        <w:t xml:space="preserve">future disasters </w:t>
      </w:r>
      <w:r w:rsidR="00DB43F7">
        <w:t>will</w:t>
      </w:r>
      <w:r w:rsidR="004712BD">
        <w:t xml:space="preserve"> produce lower losses. In </w:t>
      </w:r>
      <w:r w:rsidR="00516246">
        <w:t>such</w:t>
      </w:r>
      <w:r w:rsidR="004712BD">
        <w:t xml:space="preserve"> cases</w:t>
      </w:r>
      <w:r w:rsidR="00516246">
        <w:t xml:space="preserve">, </w:t>
      </w:r>
      <w:r w:rsidR="004712BD">
        <w:t xml:space="preserve">the total cost </w:t>
      </w:r>
      <w:r w:rsidR="00516246">
        <w:t xml:space="preserve">can be </w:t>
      </w:r>
      <w:r w:rsidR="004712BD">
        <w:t>smoothed</w:t>
      </w:r>
      <w:r w:rsidR="00531B51">
        <w:t>,</w:t>
      </w:r>
      <w:r w:rsidR="00516246">
        <w:t xml:space="preserve"> as illustrated by the green line in</w:t>
      </w:r>
      <w:r w:rsidR="004712BD">
        <w:t xml:space="preserve"> Figure </w:t>
      </w:r>
      <w:r w:rsidR="00516246">
        <w:t>1.</w:t>
      </w:r>
    </w:p>
    <w:p w14:paraId="45A51C48" w14:textId="5BEFA2FE" w:rsidR="00E83AD7" w:rsidRDefault="004712BD" w:rsidP="000F1BFC">
      <w:pPr>
        <w:spacing w:after="120"/>
        <w:jc w:val="both"/>
        <w:pPrChange w:id="17" w:author="RENATO JOSE QUILICHE ALTAMIRANO" w:date="2022-12-14T22:05:00Z">
          <w:pPr>
            <w:jc w:val="both"/>
          </w:pPr>
        </w:pPrChange>
      </w:pPr>
      <w:del w:id="18" w:author="RENATO JOSE QUILICHE ALTAMIRANO" w:date="2022-12-14T22:04:00Z">
        <w:r w:rsidRPr="00D04BAC" w:rsidDel="00172CAF">
          <w:rPr>
            <w:noProof/>
          </w:rPr>
          <w:lastRenderedPageBreak/>
          <w:drawing>
            <wp:inline distT="0" distB="0" distL="0" distR="0" wp14:anchorId="4FE1136B" wp14:editId="1B52FBE1">
              <wp:extent cx="5400040" cy="2588895"/>
              <wp:effectExtent l="0" t="0" r="0" b="1905"/>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3"/>
                      <a:stretch>
                        <a:fillRect/>
                      </a:stretch>
                    </pic:blipFill>
                    <pic:spPr>
                      <a:xfrm>
                        <a:off x="0" y="0"/>
                        <a:ext cx="5400040" cy="2588895"/>
                      </a:xfrm>
                      <a:prstGeom prst="rect">
                        <a:avLst/>
                      </a:prstGeom>
                    </pic:spPr>
                  </pic:pic>
                </a:graphicData>
              </a:graphic>
            </wp:inline>
          </w:drawing>
        </w:r>
      </w:del>
      <w:ins w:id="19" w:author="RENATO JOSE QUILICHE ALTAMIRANO" w:date="2022-12-14T22:04:00Z">
        <w:r w:rsidR="00172CAF" w:rsidRPr="00172CAF">
          <w:rPr>
            <w:noProof/>
          </w:rPr>
          <w:t xml:space="preserve"> </w:t>
        </w:r>
        <w:r w:rsidR="00172CAF" w:rsidRPr="00172CAF">
          <w:drawing>
            <wp:inline distT="0" distB="0" distL="0" distR="0" wp14:anchorId="56D86F4D" wp14:editId="2D96C45F">
              <wp:extent cx="5400040" cy="2633345"/>
              <wp:effectExtent l="0" t="0" r="0" b="0"/>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pic:nvPicPr>
                    <pic:blipFill>
                      <a:blip r:embed="rId14"/>
                      <a:stretch>
                        <a:fillRect/>
                      </a:stretch>
                    </pic:blipFill>
                    <pic:spPr>
                      <a:xfrm>
                        <a:off x="0" y="0"/>
                        <a:ext cx="5400040" cy="2633345"/>
                      </a:xfrm>
                      <a:prstGeom prst="rect">
                        <a:avLst/>
                      </a:prstGeom>
                    </pic:spPr>
                  </pic:pic>
                </a:graphicData>
              </a:graphic>
            </wp:inline>
          </w:drawing>
        </w:r>
      </w:ins>
    </w:p>
    <w:p w14:paraId="4168A5B4" w14:textId="2E99D2F8" w:rsidR="00240DFF" w:rsidRPr="00E83AD7" w:rsidRDefault="009F4D85" w:rsidP="000F1BFC">
      <w:pPr>
        <w:jc w:val="center"/>
        <w:pPrChange w:id="20" w:author="RENATO JOSE QUILICHE ALTAMIRANO" w:date="2022-12-14T22:05:00Z">
          <w:pPr>
            <w:jc w:val="both"/>
          </w:pPr>
        </w:pPrChange>
      </w:pPr>
      <w:commentRangeStart w:id="21"/>
      <w:r w:rsidRPr="003B2E79">
        <w:rPr>
          <w:b/>
          <w:bCs/>
        </w:rPr>
        <w:t>Figure 1.</w:t>
      </w:r>
      <w:r>
        <w:rPr>
          <w:b/>
          <w:bCs/>
        </w:rPr>
        <w:t xml:space="preserve"> </w:t>
      </w:r>
      <w:r w:rsidR="00DB43F7">
        <w:t>Theoretical</w:t>
      </w:r>
      <w:r>
        <w:t xml:space="preserve"> representation Disaster Management Helix optimization.</w:t>
      </w:r>
      <w:del w:id="22" w:author="RENATO JOSE QUILICHE ALTAMIRANO" w:date="2022-12-14T22:04:00Z">
        <w:r w:rsidDel="00172CAF">
          <w:delText xml:space="preserve"> </w:delText>
        </w:r>
        <w:r w:rsidR="00240DFF" w:rsidDel="00172CAF">
          <w:delText>Adapted from Bosher et al. (2021)</w:delText>
        </w:r>
        <w:commentRangeEnd w:id="21"/>
        <w:r w:rsidDel="00172CAF">
          <w:rPr>
            <w:rStyle w:val="CommentReference"/>
          </w:rPr>
          <w:commentReference w:id="21"/>
        </w:r>
      </w:del>
    </w:p>
    <w:p w14:paraId="561ECED7" w14:textId="2078965D" w:rsidR="00865699" w:rsidRDefault="00516246" w:rsidP="00982351">
      <w:pPr>
        <w:jc w:val="both"/>
      </w:pPr>
      <w:r>
        <w:t xml:space="preserve">The concept of disaster risk management helix illustrates </w:t>
      </w:r>
      <w:del w:id="23" w:author="RENATO JOSE QUILICHE ALTAMIRANO" w:date="2022-12-14T22:06:00Z">
        <w:r w:rsidDel="000F1BFC">
          <w:delText xml:space="preserve">better </w:delText>
        </w:r>
      </w:del>
      <w:r>
        <w:t>the dynamics of disaster risk reduction</w:t>
      </w:r>
      <w:ins w:id="24" w:author="RENATO JOSE QUILICHE ALTAMIRANO" w:date="2022-12-14T22:06:00Z">
        <w:r w:rsidR="000F1BFC">
          <w:t xml:space="preserve"> </w:t>
        </w:r>
      </w:ins>
      <w:ins w:id="25" w:author="RENATO JOSE QUILICHE ALTAMIRANO" w:date="2022-12-14T22:07:00Z">
        <w:r w:rsidR="000F1BFC">
          <w:t>for the case of recurrent disasters</w:t>
        </w:r>
      </w:ins>
      <w:r>
        <w:t>.</w:t>
      </w:r>
      <w:r w:rsidR="00391E2F">
        <w:t xml:space="preserve"> The long-term </w:t>
      </w:r>
      <w:del w:id="26" w:author="RENATO JOSE QUILICHE ALTAMIRANO" w:date="2022-12-14T22:07:00Z">
        <w:r w:rsidR="00391E2F" w:rsidDel="000F1BFC">
          <w:delText>matters when a community faces recurrent disasters</w:delText>
        </w:r>
      </w:del>
      <w:ins w:id="27" w:author="RENATO JOSE QUILICHE ALTAMIRANO" w:date="2022-12-14T22:07:00Z">
        <w:r w:rsidR="000F1BFC">
          <w:t>is of particular importance</w:t>
        </w:r>
      </w:ins>
      <w:r w:rsidR="00391E2F">
        <w:t xml:space="preserve">. </w:t>
      </w:r>
      <w:r w:rsidR="00B40409">
        <w:t xml:space="preserve">In cases where communities are affected by recurrent disasters, </w:t>
      </w:r>
      <w:ins w:id="28" w:author="RENATO JOSE QUILICHE ALTAMIRANO" w:date="2022-12-14T22:08:00Z">
        <w:r w:rsidR="000F1BFC">
          <w:t xml:space="preserve">unmitigated </w:t>
        </w:r>
      </w:ins>
      <w:r w:rsidR="00B40409">
        <w:t xml:space="preserve">disaster </w:t>
      </w:r>
      <w:del w:id="29" w:author="RENATO JOSE QUILICHE ALTAMIRANO" w:date="2022-12-14T22:08:00Z">
        <w:r w:rsidR="00B40409" w:rsidDel="000F1BFC">
          <w:delText xml:space="preserve">risk </w:delText>
        </w:r>
      </w:del>
      <w:ins w:id="30" w:author="RENATO JOSE QUILICHE ALTAMIRANO" w:date="2022-12-14T22:08:00Z">
        <w:r w:rsidR="000F1BFC">
          <w:t>losses</w:t>
        </w:r>
        <w:r w:rsidR="000F1BFC">
          <w:t xml:space="preserve"> </w:t>
        </w:r>
      </w:ins>
      <w:r w:rsidR="00B40409">
        <w:t xml:space="preserve">might harm </w:t>
      </w:r>
      <w:r w:rsidR="00E223A5">
        <w:t xml:space="preserve">the </w:t>
      </w:r>
      <w:r w:rsidR="00B40409">
        <w:t xml:space="preserve">overall economic environment by having infrastructure destruction, </w:t>
      </w:r>
      <w:r w:rsidR="00E223A5">
        <w:t>systemic agricultural</w:t>
      </w:r>
      <w:r w:rsidR="00B40409">
        <w:t xml:space="preserve"> losses, </w:t>
      </w:r>
      <w:r w:rsidR="00865699">
        <w:t xml:space="preserve">and hazard </w:t>
      </w:r>
      <w:r w:rsidR="00CD0AAF">
        <w:t xml:space="preserve">to </w:t>
      </w:r>
      <w:r w:rsidR="00865699">
        <w:t>public health (Ferreira, 2012; L</w:t>
      </w:r>
      <w:r w:rsidR="00865699" w:rsidRPr="00267C9A">
        <w:t>ó</w:t>
      </w:r>
      <w:r w:rsidR="00865699">
        <w:t xml:space="preserve">pez-Bueno et al., 2021; Quiliche and Mancilla, 2021). </w:t>
      </w:r>
    </w:p>
    <w:p w14:paraId="708B0AB0" w14:textId="395DA145" w:rsidR="000F1BFC" w:rsidDel="00BB392C" w:rsidRDefault="00865699" w:rsidP="000F1BFC">
      <w:pPr>
        <w:jc w:val="center"/>
        <w:rPr>
          <w:del w:id="31" w:author="RENATO JOSE QUILICHE ALTAMIRANO" w:date="2022-12-14T22:23:00Z"/>
          <w:moveTo w:id="32" w:author="RENATO JOSE QUILICHE ALTAMIRANO" w:date="2022-12-14T22:10:00Z"/>
        </w:rPr>
      </w:pPr>
      <w:r>
        <w:t xml:space="preserve">The first contribution of this paper is that it proposes a solution that is aware of the long-term dynamics of </w:t>
      </w:r>
      <w:r w:rsidR="00CD0AAF">
        <w:t xml:space="preserve">the </w:t>
      </w:r>
      <w:r>
        <w:t xml:space="preserve">disaster risk management lifecycle. </w:t>
      </w:r>
      <w:r w:rsidR="00DB43F7">
        <w:t>Implementing</w:t>
      </w:r>
      <w:r>
        <w:t xml:space="preserve"> a Machine Learning classifier of this type aims to anticipate </w:t>
      </w:r>
      <w:r w:rsidR="001F2424">
        <w:t xml:space="preserve">disaster-related </w:t>
      </w:r>
      <w:r>
        <w:t>losses</w:t>
      </w:r>
      <w:r w:rsidR="001F2424">
        <w:t xml:space="preserve"> </w:t>
      </w:r>
      <w:r w:rsidR="00DB43F7">
        <w:t>to</w:t>
      </w:r>
      <w:r w:rsidR="001F2424">
        <w:t xml:space="preserve"> target policies to mitigate risks and prepare agents for upcoming disaster</w:t>
      </w:r>
      <w:r w:rsidR="00CD0AAF">
        <w:t>s</w:t>
      </w:r>
      <w:r w:rsidR="001F2424">
        <w:t>.</w:t>
      </w:r>
      <w:ins w:id="33" w:author="RENATO JOSE QUILICHE ALTAMIRANO" w:date="2022-12-14T22:10:00Z">
        <w:r w:rsidR="000F1BFC">
          <w:t xml:space="preserve"> </w:t>
        </w:r>
      </w:ins>
      <w:moveToRangeStart w:id="34" w:author="RENATO JOSE QUILICHE ALTAMIRANO" w:date="2022-12-14T22:10:00Z" w:name="move121948227"/>
      <w:moveTo w:id="35" w:author="RENATO JOSE QUILICHE ALTAMIRANO" w:date="2022-12-14T22:10:00Z">
        <w:del w:id="36" w:author="RENATO JOSE QUILICHE ALTAMIRANO" w:date="2022-12-14T22:23:00Z">
          <w:r w:rsidR="000F1BFC" w:rsidDel="00BB392C">
            <w:delText xml:space="preserve">Figure 2 illustrates the triggering process of </w:delText>
          </w:r>
          <w:r w:rsidR="000F1BFC" w:rsidDel="00BB392C">
            <w:lastRenderedPageBreak/>
            <w:delText>cold waves-related disasters</w:delText>
          </w:r>
        </w:del>
        <w:del w:id="37" w:author="RENATO JOSE QUILICHE ALTAMIRANO" w:date="2022-12-14T22:15:00Z">
          <w:r w:rsidR="000F1BFC" w:rsidDel="00BB392C">
            <w:delText>.</w:delText>
          </w:r>
        </w:del>
        <w:moveToRangeStart w:id="38" w:author="RENATO JOSE QUILICHE ALTAMIRANO" w:date="2022-12-14T22:10:00Z" w:name="move121948218"/>
        <w:moveToRangeEnd w:id="34"/>
        <w:del w:id="39" w:author="RENATO JOSE QUILICHE ALTAMIRANO" w:date="2022-12-14T22:23:00Z">
          <w:r w:rsidR="000F1BFC" w:rsidDel="00BB392C">
            <w:rPr>
              <w:noProof/>
            </w:rPr>
            <w:drawing>
              <wp:inline distT="0" distB="0" distL="0" distR="0" wp14:anchorId="46AEF8F8" wp14:editId="41922B25">
                <wp:extent cx="4539615" cy="1970405"/>
                <wp:effectExtent l="0" t="0" r="0" b="0"/>
                <wp:docPr id="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del>
      </w:moveTo>
    </w:p>
    <w:p w14:paraId="2125EAD7" w14:textId="7FBB7E80" w:rsidR="000F1BFC" w:rsidRPr="00DA00BD" w:rsidDel="00BB392C" w:rsidRDefault="000F1BFC" w:rsidP="000F1BFC">
      <w:pPr>
        <w:jc w:val="center"/>
        <w:rPr>
          <w:del w:id="40" w:author="RENATO JOSE QUILICHE ALTAMIRANO" w:date="2022-12-14T22:23:00Z"/>
          <w:moveTo w:id="41" w:author="RENATO JOSE QUILICHE ALTAMIRANO" w:date="2022-12-14T22:10:00Z"/>
        </w:rPr>
      </w:pPr>
      <w:commentRangeStart w:id="42"/>
      <w:moveTo w:id="43" w:author="RENATO JOSE QUILICHE ALTAMIRANO" w:date="2022-12-14T22:10:00Z">
        <w:del w:id="44" w:author="RENATO JOSE QUILICHE ALTAMIRANO" w:date="2022-12-14T22:23:00Z">
          <w:r w:rsidRPr="00DA00BD" w:rsidDel="00BB392C">
            <w:rPr>
              <w:b/>
              <w:bCs/>
            </w:rPr>
            <w:delText xml:space="preserve">Figure </w:delText>
          </w:r>
          <w:r w:rsidDel="00BB392C">
            <w:rPr>
              <w:b/>
              <w:bCs/>
            </w:rPr>
            <w:delText>2</w:delText>
          </w:r>
          <w:r w:rsidRPr="00DA00BD" w:rsidDel="00BB392C">
            <w:rPr>
              <w:b/>
              <w:bCs/>
            </w:rPr>
            <w:delText>.</w:delText>
          </w:r>
          <w:r w:rsidDel="00BB392C">
            <w:rPr>
              <w:b/>
              <w:bCs/>
            </w:rPr>
            <w:delText xml:space="preserve"> </w:delText>
          </w:r>
          <w:r w:rsidDel="00BB392C">
            <w:delText>Causes of cold-related disastrous events affecting households in Puno</w:delText>
          </w:r>
          <w:commentRangeEnd w:id="42"/>
          <w:r w:rsidDel="00BB392C">
            <w:rPr>
              <w:rStyle w:val="CommentReference"/>
            </w:rPr>
            <w:commentReference w:id="42"/>
          </w:r>
        </w:del>
      </w:moveTo>
    </w:p>
    <w:moveToRangeEnd w:id="38"/>
    <w:p w14:paraId="4A8F91EE" w14:textId="77777777" w:rsidR="000F1BFC" w:rsidRDefault="000F1BFC" w:rsidP="00982351">
      <w:pPr>
        <w:jc w:val="both"/>
      </w:pPr>
    </w:p>
    <w:p w14:paraId="1F742679" w14:textId="5779A82E" w:rsidR="00516246" w:rsidRDefault="00135ED6" w:rsidP="003B2E79">
      <w:pPr>
        <w:pStyle w:val="Heading2"/>
        <w:numPr>
          <w:ilvl w:val="1"/>
          <w:numId w:val="12"/>
        </w:numPr>
      </w:pPr>
      <w:r>
        <w:t xml:space="preserve">Machine learning </w:t>
      </w:r>
      <w:r w:rsidR="003B2E79">
        <w:t>in disaster risk reduction</w:t>
      </w:r>
    </w:p>
    <w:p w14:paraId="4DBA6ED9" w14:textId="52EC4AA4" w:rsidR="0003727A" w:rsidRPr="002716CF" w:rsidRDefault="0003727A" w:rsidP="002A68D5">
      <w:pPr>
        <w:jc w:val="both"/>
      </w:pPr>
      <w:r>
        <w:t xml:space="preserve">Previous studies addressed disaster preparedness with predictive analytics (Davis et al., 2010; Simmons and Sutter, 2014; Van Thang et al., 2022). There are several contributions of Machine Learning to disaster risk management. Lu et al. (2021) performed a comprehensive review of applied Machine Learning in </w:t>
      </w:r>
      <w:r w:rsidR="00DB43F7">
        <w:t xml:space="preserve">the </w:t>
      </w:r>
      <w:r>
        <w:t xml:space="preserve">context of public health emergencies related to disasters. The authors found that the main contribution of Machine Learning is to process information to support decision-making in </w:t>
      </w:r>
      <w:r w:rsidR="00DB43F7">
        <w:t>managing</w:t>
      </w:r>
      <w:r>
        <w:t xml:space="preserve"> risks</w:t>
      </w:r>
      <w:r w:rsidR="00135ED6">
        <w:t xml:space="preserve"> by producing forecasts and insights to improve understanding of phenomena</w:t>
      </w:r>
      <w:r>
        <w:t>. For example, automated models can improve decision-making under time-sensitive conditions by processing big data. In this sense, Machine Learning contributes to multiple edges of information management: demand forecasts may help to reduce material convergence (Holguin-Veras et al., 2014), stochastic programming in transportation may help to avoid bottlenecks (Alc</w:t>
      </w:r>
      <w:r w:rsidRPr="00D47518">
        <w:t>án</w:t>
      </w:r>
      <w:r>
        <w:t xml:space="preserve">tara-Ayala, 2019), and so on. Machine learning not only helps to predict but also helps to understand complex phenomena. For instance, data mining applied to disaster risk management is the process where algorithms find </w:t>
      </w:r>
      <w:r w:rsidRPr="00FE1814">
        <w:t xml:space="preserve">insightful patterns in data that </w:t>
      </w:r>
      <w:r w:rsidR="00F53789">
        <w:t>represent</w:t>
      </w:r>
      <w:r w:rsidRPr="00FE1814">
        <w:t xml:space="preserve"> chaotic environments characterized by high uncertainties (Fayyad and Shapiro, 1996; Tomasini and Van Wassenhove, 2009; Behl and Dutta, 2018).</w:t>
      </w:r>
      <w:r w:rsidR="008C3B33">
        <w:t xml:space="preserve"> </w:t>
      </w:r>
      <w:proofErr w:type="spellStart"/>
      <w:r w:rsidR="002716CF" w:rsidRPr="00F53789">
        <w:t>Izquierdo-Horna</w:t>
      </w:r>
      <w:proofErr w:type="spellEnd"/>
      <w:r w:rsidR="002716CF" w:rsidRPr="00F53789">
        <w:t xml:space="preserve"> et al.</w:t>
      </w:r>
      <w:r w:rsidR="002716CF" w:rsidRPr="008C3B33">
        <w:t xml:space="preserve"> </w:t>
      </w:r>
      <w:r w:rsidR="002716CF" w:rsidRPr="002716CF">
        <w:t>(2022)</w:t>
      </w:r>
      <w:r w:rsidR="002716CF" w:rsidRPr="008C3B33">
        <w:t xml:space="preserve"> applied </w:t>
      </w:r>
      <w:r w:rsidR="00F53789">
        <w:t>a</w:t>
      </w:r>
      <w:r w:rsidR="002716CF" w:rsidRPr="008C3B33">
        <w:t xml:space="preserve"> hybrid approach </w:t>
      </w:r>
      <w:r w:rsidR="002716CF">
        <w:t>to seismic risk assessment</w:t>
      </w:r>
      <w:r w:rsidR="008C3B33" w:rsidRPr="008C3B33">
        <w:t xml:space="preserve"> </w:t>
      </w:r>
      <w:r w:rsidR="008C3B33">
        <w:t>i</w:t>
      </w:r>
      <w:r w:rsidR="008C3B33" w:rsidRPr="00F53789">
        <w:t>n Perú</w:t>
      </w:r>
      <w:r w:rsidR="002716CF">
        <w:t xml:space="preserve">, integrating Random Forest and Hierarchical Analysis to determine seismic risk in Pisco. China is a country known for having densely populated cities. </w:t>
      </w:r>
      <w:r w:rsidR="00F53789" w:rsidRPr="00F53789">
        <w:t xml:space="preserve">An early-awareness approach based on machine learning is </w:t>
      </w:r>
      <w:r w:rsidR="005A7B52">
        <w:t>beneficial</w:t>
      </w:r>
      <w:r w:rsidR="00F53789" w:rsidRPr="00F53789">
        <w:t xml:space="preserve"> in that context</w:t>
      </w:r>
      <w:r w:rsidR="00F53789">
        <w:t>. The</w:t>
      </w:r>
      <w:r w:rsidR="002716CF">
        <w:t xml:space="preserve"> disaster response plan can be executed with</w:t>
      </w:r>
      <w:r w:rsidR="00F53789">
        <w:t xml:space="preserve">in a more extended </w:t>
      </w:r>
      <w:r w:rsidR="005A7B52">
        <w:t>time window</w:t>
      </w:r>
      <w:r w:rsidR="002716CF">
        <w:t xml:space="preserve"> before flood</w:t>
      </w:r>
      <w:r w:rsidR="00135ED6">
        <w:t xml:space="preserve">ing is at its peak (Bai et al., 2022). </w:t>
      </w:r>
    </w:p>
    <w:p w14:paraId="07D8FF55" w14:textId="37AB8648" w:rsidR="00135ED6" w:rsidRDefault="00F53789" w:rsidP="002A68D5">
      <w:pPr>
        <w:jc w:val="both"/>
      </w:pPr>
      <w:r>
        <w:t>A critical</w:t>
      </w:r>
      <w:r w:rsidR="00135ED6">
        <w:t xml:space="preserve"> gap identified in machine learning applications is that predictive </w:t>
      </w:r>
      <w:r>
        <w:t>modeling</w:t>
      </w:r>
      <w:r w:rsidR="00135ED6">
        <w:t xml:space="preserve">, </w:t>
      </w:r>
      <w:r>
        <w:t xml:space="preserve">in the cases </w:t>
      </w:r>
      <w:r w:rsidR="00135ED6">
        <w:t>whe</w:t>
      </w:r>
      <w:r>
        <w:t>re</w:t>
      </w:r>
      <w:r w:rsidR="00135ED6">
        <w:t xml:space="preserve"> it incorporates vulnerability, </w:t>
      </w:r>
      <w:r>
        <w:t>characterizes</w:t>
      </w:r>
      <w:r w:rsidR="00135ED6">
        <w:t xml:space="preserve"> vulnerability by economic factors. A multidimensional approach </w:t>
      </w:r>
      <w:r>
        <w:t>needs to be included</w:t>
      </w:r>
      <w:r w:rsidR="00135ED6">
        <w:t xml:space="preserve"> </w:t>
      </w:r>
      <w:r>
        <w:t>to represent vulnerability better.</w:t>
      </w:r>
      <w:r w:rsidR="00135ED6">
        <w:t xml:space="preserve"> </w:t>
      </w:r>
      <w:r w:rsidR="005A7B52">
        <w:t xml:space="preserve">This </w:t>
      </w:r>
      <w:r w:rsidR="005A7B52" w:rsidRPr="005A7B52">
        <w:t>multidimensional vulnerability approach contributes to a better understanding of clime-related disaster risks and</w:t>
      </w:r>
      <w:r w:rsidR="005A7B52">
        <w:t xml:space="preserve"> improves prediction accuracies (Mors, 2010). </w:t>
      </w:r>
    </w:p>
    <w:p w14:paraId="575AACD8" w14:textId="4DF84DEB" w:rsidR="002A68D5" w:rsidRDefault="00275D30" w:rsidP="002A68D5">
      <w:pPr>
        <w:jc w:val="both"/>
      </w:pPr>
      <w:r w:rsidRPr="00FE1814">
        <w:t>Regarding disaster risk understanding</w:t>
      </w:r>
      <w:r w:rsidR="0051408E" w:rsidRPr="00FE1814">
        <w:t>, few studies have considered comprehensive</w:t>
      </w:r>
      <w:r w:rsidR="0051408E">
        <w:t xml:space="preserve"> data on multidimensional vulnerability</w:t>
      </w:r>
      <w:r w:rsidR="009C58A8">
        <w:t xml:space="preserve"> (for example,</w:t>
      </w:r>
      <w:r w:rsidR="005A7B52">
        <w:t xml:space="preserve"> </w:t>
      </w:r>
      <w:r w:rsidR="00B1570B">
        <w:t xml:space="preserve">Ahmad and </w:t>
      </w:r>
      <w:proofErr w:type="spellStart"/>
      <w:r w:rsidR="00B1570B">
        <w:t>Routray</w:t>
      </w:r>
      <w:proofErr w:type="spellEnd"/>
      <w:r w:rsidR="00B1570B">
        <w:t>, 2018; Patri et al., 2022</w:t>
      </w:r>
      <w:r w:rsidR="009C58A8">
        <w:t>)</w:t>
      </w:r>
      <w:r w:rsidR="0051408E">
        <w:t xml:space="preserve">. The dimensions of vulnerability are </w:t>
      </w:r>
      <w:r w:rsidR="00B61474">
        <w:t>composed of variables with endogenous nature</w:t>
      </w:r>
      <w:r w:rsidR="0051408E">
        <w:t xml:space="preserve">. </w:t>
      </w:r>
      <w:r w:rsidR="00871BE9">
        <w:t>T</w:t>
      </w:r>
      <w:r w:rsidR="0051408E">
        <w:t xml:space="preserve">hese features </w:t>
      </w:r>
      <w:r w:rsidR="00DB43F7">
        <w:t>likely</w:t>
      </w:r>
      <w:r w:rsidR="0051408E">
        <w:t xml:space="preserve"> </w:t>
      </w:r>
      <w:r w:rsidR="00B61474">
        <w:t xml:space="preserve">covariate with other predictors </w:t>
      </w:r>
      <w:r w:rsidR="00B1570B" w:rsidRPr="00B1570B">
        <w:t>not considered in this paper</w:t>
      </w:r>
      <w:r w:rsidR="00787CCF">
        <w:t>. For example,</w:t>
      </w:r>
      <w:r w:rsidR="0051408E">
        <w:t xml:space="preserve"> </w:t>
      </w:r>
      <w:r w:rsidR="008857FC">
        <w:t xml:space="preserve">vulnerable </w:t>
      </w:r>
      <w:r w:rsidR="008857FC">
        <w:lastRenderedPageBreak/>
        <w:t xml:space="preserve">agents tend to be settled in places with high exposure. </w:t>
      </w:r>
      <w:r w:rsidR="00787CCF">
        <w:t xml:space="preserve">The classifier is expected to </w:t>
      </w:r>
      <w:r w:rsidR="00D238B6">
        <w:t>exploit</w:t>
      </w:r>
      <w:r w:rsidR="00787CCF">
        <w:t xml:space="preserve"> th</w:t>
      </w:r>
      <w:r w:rsidR="00D238B6">
        <w:t>ese</w:t>
      </w:r>
      <w:r w:rsidR="00787CCF">
        <w:t xml:space="preserve"> relationship</w:t>
      </w:r>
      <w:r w:rsidR="00D238B6">
        <w:t>s</w:t>
      </w:r>
      <w:r w:rsidR="00787CCF">
        <w:t xml:space="preserve"> to </w:t>
      </w:r>
      <w:r w:rsidR="00871BE9">
        <w:t>produce</w:t>
      </w:r>
      <w:r w:rsidR="00787CCF">
        <w:t xml:space="preserve"> accurate predictions. In short, t</w:t>
      </w:r>
      <w:r w:rsidR="008857FC">
        <w:t xml:space="preserve">he amount of information that multidimensional vulnerability features provide makes it feasible to </w:t>
      </w:r>
      <w:r w:rsidR="002A68D5">
        <w:t>train an accurate classifier</w:t>
      </w:r>
      <w:r w:rsidR="00D238B6">
        <w:t xml:space="preserve"> from the vulnerability characterization of agents</w:t>
      </w:r>
      <w:r w:rsidR="002A68D5">
        <w:t>.</w:t>
      </w:r>
      <w:r w:rsidR="00D238B6">
        <w:t xml:space="preserve"> </w:t>
      </w:r>
    </w:p>
    <w:p w14:paraId="772F0B3D" w14:textId="24280AC3" w:rsidR="00871BE9" w:rsidRDefault="00B71527" w:rsidP="002A68D5">
      <w:pPr>
        <w:jc w:val="both"/>
      </w:pPr>
      <w:r>
        <w:t>L</w:t>
      </w:r>
      <w:r w:rsidR="00871BE9">
        <w:t>ow-income</w:t>
      </w:r>
      <w:r w:rsidR="00871BE9" w:rsidRPr="00E12ACA">
        <w:t xml:space="preserve"> and </w:t>
      </w:r>
      <w:r w:rsidR="00871BE9">
        <w:t>lousy</w:t>
      </w:r>
      <w:r w:rsidR="00871BE9" w:rsidRPr="00E12ACA">
        <w:t xml:space="preserve"> infrastructure are the main drivers of vulnerability </w:t>
      </w:r>
      <w:r w:rsidR="00871BE9">
        <w:t>to clime-related disasters</w:t>
      </w:r>
      <w:r w:rsidR="00DB43F7">
        <w:t>,</w:t>
      </w:r>
      <w:r w:rsidR="00871BE9">
        <w:t xml:space="preserve"> </w:t>
      </w:r>
      <w:r w:rsidR="00871BE9" w:rsidRPr="00E12ACA">
        <w:t xml:space="preserve">according to Tasnuva et al. (2020). </w:t>
      </w:r>
      <w:r w:rsidR="00871BE9">
        <w:t>Bad</w:t>
      </w:r>
      <w:r w:rsidR="00871BE9" w:rsidRPr="00E12ACA">
        <w:t xml:space="preserve"> outcomes in health, such as </w:t>
      </w:r>
      <w:r w:rsidR="00871BE9">
        <w:t xml:space="preserve">a </w:t>
      </w:r>
      <w:r w:rsidR="00871BE9" w:rsidRPr="00E12ACA">
        <w:t>high prevalence of chronic illness</w:t>
      </w:r>
      <w:r w:rsidR="00DB43F7">
        <w:t>,</w:t>
      </w:r>
      <w:r w:rsidR="00871BE9" w:rsidRPr="00E12ACA">
        <w:t xml:space="preserve"> could </w:t>
      </w:r>
      <w:r w:rsidR="00247148">
        <w:t xml:space="preserve">also </w:t>
      </w:r>
      <w:r w:rsidR="00871BE9" w:rsidRPr="00E12ACA">
        <w:t xml:space="preserve">be related </w:t>
      </w:r>
      <w:r w:rsidR="00DB43F7">
        <w:t>to</w:t>
      </w:r>
      <w:r w:rsidR="00871BE9" w:rsidRPr="00E12ACA">
        <w:t xml:space="preserve"> a higher vulnerability (Djalante et al., 2020). </w:t>
      </w:r>
      <w:r w:rsidR="00097CE0">
        <w:t>Specific</w:t>
      </w:r>
      <w:r w:rsidR="00871BE9" w:rsidRPr="00E12ACA">
        <w:t xml:space="preserve"> </w:t>
      </w:r>
      <w:r w:rsidR="00871BE9">
        <w:t>configurations</w:t>
      </w:r>
      <w:r w:rsidR="00871BE9" w:rsidRPr="00E12ACA">
        <w:t xml:space="preserve"> </w:t>
      </w:r>
      <w:r w:rsidR="00871BE9">
        <w:t>of</w:t>
      </w:r>
      <w:r w:rsidR="00871BE9" w:rsidRPr="00E12ACA">
        <w:t xml:space="preserve"> </w:t>
      </w:r>
      <w:r w:rsidR="00097CE0">
        <w:t>socioeconomic</w:t>
      </w:r>
      <w:r w:rsidR="00871BE9" w:rsidRPr="00E12ACA">
        <w:t xml:space="preserve"> variables make households especially vulnerable, such as unemployment </w:t>
      </w:r>
      <w:r w:rsidR="00871BE9">
        <w:t xml:space="preserve">and </w:t>
      </w:r>
      <w:r w:rsidR="00871BE9" w:rsidRPr="00E12ACA">
        <w:t>low educational achievement</w:t>
      </w:r>
      <w:r w:rsidR="00097CE0">
        <w:t>.</w:t>
      </w:r>
      <w:r w:rsidR="00871BE9" w:rsidRPr="00E12ACA">
        <w:t xml:space="preserve"> </w:t>
      </w:r>
      <w:r w:rsidR="00097CE0">
        <w:t>T</w:t>
      </w:r>
      <w:r w:rsidR="00871BE9">
        <w:t xml:space="preserve">here is evidence that </w:t>
      </w:r>
      <w:r w:rsidR="00871BE9" w:rsidRPr="00E12ACA">
        <w:t xml:space="preserve">younger and female head of households </w:t>
      </w:r>
      <w:r w:rsidR="00871BE9">
        <w:t>is</w:t>
      </w:r>
      <w:r w:rsidR="00871BE9" w:rsidRPr="00E12ACA">
        <w:t xml:space="preserve"> </w:t>
      </w:r>
      <w:r w:rsidR="00871BE9">
        <w:t>related to the probability of</w:t>
      </w:r>
      <w:r w:rsidR="00871BE9" w:rsidRPr="00E12ACA">
        <w:t xml:space="preserve"> </w:t>
      </w:r>
      <w:r w:rsidR="00871BE9">
        <w:t>being affected by a</w:t>
      </w:r>
      <w:r w:rsidR="00871BE9" w:rsidRPr="00E12ACA">
        <w:t xml:space="preserve"> disaster (Rapeli, 2017). Geographical vulnerability depends on household location, which </w:t>
      </w:r>
      <w:r w:rsidR="00871BE9">
        <w:t>at the same time is determined by</w:t>
      </w:r>
      <w:r w:rsidR="00871BE9" w:rsidRPr="00E12ACA">
        <w:t xml:space="preserve"> economic vulnerability: households located in vulnerable areas </w:t>
      </w:r>
      <w:r w:rsidR="00871BE9">
        <w:t xml:space="preserve">tend to be </w:t>
      </w:r>
      <w:r w:rsidR="00871BE9" w:rsidRPr="00E12ACA">
        <w:t>poor</w:t>
      </w:r>
      <w:r w:rsidR="00097CE0">
        <w:t>,</w:t>
      </w:r>
      <w:r w:rsidR="00871BE9" w:rsidRPr="00E12ACA">
        <w:t xml:space="preserve"> and this magnifies the vulnerability condition (Mattea, 2019).</w:t>
      </w:r>
    </w:p>
    <w:p w14:paraId="18F96A30" w14:textId="2AAC70B9" w:rsidR="00D6316D" w:rsidRDefault="00871BE9" w:rsidP="00982351">
      <w:pPr>
        <w:jc w:val="both"/>
        <w:rPr>
          <w:ins w:id="45" w:author="RENATO JOSE QUILICHE ALTAMIRANO" w:date="2022-12-14T22:24:00Z"/>
        </w:rPr>
      </w:pPr>
      <w:r>
        <w:t xml:space="preserve">Our </w:t>
      </w:r>
      <w:commentRangeStart w:id="46"/>
      <w:commentRangeEnd w:id="46"/>
      <w:r w:rsidR="009C58A8">
        <w:rPr>
          <w:rStyle w:val="CommentReference"/>
        </w:rPr>
        <w:commentReference w:id="46"/>
      </w:r>
      <w:r w:rsidR="00787CCF">
        <w:t xml:space="preserve">approach </w:t>
      </w:r>
      <w:r w:rsidR="00374285">
        <w:t xml:space="preserve">is grounded on </w:t>
      </w:r>
      <w:r w:rsidR="001E7436">
        <w:t>previous results summarized in</w:t>
      </w:r>
      <w:r w:rsidR="00374285">
        <w:t xml:space="preserve"> exploratory statistical analysis for clime-related disasters (L</w:t>
      </w:r>
      <w:r w:rsidR="00374285" w:rsidRPr="00267C9A">
        <w:t>ó</w:t>
      </w:r>
      <w:r w:rsidR="00374285">
        <w:t xml:space="preserve">pez-Bueno et al., 2021; Renteria et al., 2021). </w:t>
      </w:r>
      <w:r w:rsidR="00391E2F" w:rsidRPr="00E12ACA">
        <w:t>Th</w:t>
      </w:r>
      <w:r w:rsidR="001E7436">
        <w:t>e</w:t>
      </w:r>
      <w:r w:rsidR="00391E2F" w:rsidRPr="00E12ACA">
        <w:t xml:space="preserve"> </w:t>
      </w:r>
      <w:r w:rsidR="00D870F0">
        <w:t>probability</w:t>
      </w:r>
      <w:r w:rsidR="001E7436">
        <w:t xml:space="preserve"> that an agent would be affected by a </w:t>
      </w:r>
      <w:proofErr w:type="gramStart"/>
      <w:r w:rsidR="001E7436">
        <w:t xml:space="preserve">natural hazard </w:t>
      </w:r>
      <w:r w:rsidR="00097CE0">
        <w:t>increases</w:t>
      </w:r>
      <w:proofErr w:type="gramEnd"/>
      <w:r w:rsidR="00391E2F" w:rsidRPr="00E12ACA">
        <w:t xml:space="preserve"> when a set of characteristics are met</w:t>
      </w:r>
      <w:r w:rsidR="00374285">
        <w:t xml:space="preserve">, such as </w:t>
      </w:r>
      <w:r w:rsidR="00374285" w:rsidRPr="00E12ACA">
        <w:t>lack of access to</w:t>
      </w:r>
      <w:r w:rsidR="00374285">
        <w:t xml:space="preserve"> basic services, lack of</w:t>
      </w:r>
      <w:r w:rsidR="00374285" w:rsidRPr="00E12ACA">
        <w:t xml:space="preserve"> health, </w:t>
      </w:r>
      <w:r w:rsidR="00374285">
        <w:t xml:space="preserve">low </w:t>
      </w:r>
      <w:r w:rsidR="00374285" w:rsidRPr="00E12ACA">
        <w:t>education</w:t>
      </w:r>
      <w:r w:rsidR="00374285">
        <w:t>al achievement</w:t>
      </w:r>
      <w:r w:rsidR="00374285" w:rsidRPr="00E12ACA">
        <w:t>, low social development (Pessoa, 2012)</w:t>
      </w:r>
      <w:r w:rsidR="00587B00">
        <w:t>,</w:t>
      </w:r>
      <w:r w:rsidR="00374285" w:rsidRPr="00E12ACA">
        <w:t xml:space="preserve"> and geographical exposure for the case of disasters (Ullah et al.,</w:t>
      </w:r>
      <w:r w:rsidR="00374285" w:rsidRPr="00374285">
        <w:t xml:space="preserve"> </w:t>
      </w:r>
      <w:r w:rsidR="00374285" w:rsidRPr="00E12ACA">
        <w:t>2021)</w:t>
      </w:r>
      <w:r w:rsidR="00391E2F" w:rsidRPr="00E12ACA">
        <w:t>.</w:t>
      </w:r>
      <w:r w:rsidR="00D870F0">
        <w:t xml:space="preserve"> In this paper, </w:t>
      </w:r>
      <w:r w:rsidR="00D870F0" w:rsidRPr="00E12ACA">
        <w:t xml:space="preserve">vulnerability has four dimensions: economic, health, social and geographical. </w:t>
      </w:r>
      <w:r>
        <w:t xml:space="preserve">The second contribution of this paper is that it explores an expanded feature space for </w:t>
      </w:r>
      <w:r w:rsidR="00587B00">
        <w:t xml:space="preserve">a </w:t>
      </w:r>
      <w:r>
        <w:t>vulnerability that considers multiple dimensions that may explain disaster risk.</w:t>
      </w:r>
    </w:p>
    <w:p w14:paraId="472F71E6" w14:textId="290AE7A8" w:rsidR="00BB392C" w:rsidRDefault="00BB392C" w:rsidP="00BB392C">
      <w:pPr>
        <w:jc w:val="both"/>
        <w:rPr>
          <w:ins w:id="47" w:author="RENATO JOSE QUILICHE ALTAMIRANO" w:date="2022-12-14T22:24:00Z"/>
        </w:rPr>
      </w:pPr>
      <w:ins w:id="48" w:author="RENATO JOSE QUILICHE ALTAMIRANO" w:date="2022-12-14T22:24:00Z">
        <w:r>
          <w:t>This paper analyzes the case of cold wave-related disasters.</w:t>
        </w:r>
      </w:ins>
      <w:ins w:id="49" w:author="RENATO JOSE QUILICHE ALTAMIRANO" w:date="2022-12-14T22:26:00Z">
        <w:r w:rsidR="00D96DB6">
          <w:t xml:space="preserve"> Cold wave-related disaster risk is sensible </w:t>
        </w:r>
      </w:ins>
      <w:ins w:id="50" w:author="RENATO JOSE QUILICHE ALTAMIRANO" w:date="2022-12-14T22:27:00Z">
        <w:r w:rsidR="00D96DB6">
          <w:t>to vulnerability.</w:t>
        </w:r>
      </w:ins>
      <w:ins w:id="51" w:author="RENATO JOSE QUILICHE ALTAMIRANO" w:date="2022-12-14T22:24:00Z">
        <w:r>
          <w:t xml:space="preserve"> </w:t>
        </w:r>
        <w:r>
          <w:t xml:space="preserve">Figure 2 illustrates the triggering process of cold waves-related disasters from natural hazard to disaster impacts on population. </w:t>
        </w:r>
      </w:ins>
      <w:ins w:id="52" w:author="RENATO JOSE QUILICHE ALTAMIRANO" w:date="2022-12-14T22:27:00Z">
        <w:r w:rsidR="00D96DB6">
          <w:t>Losses occur when exposure meets vulnerability (</w:t>
        </w:r>
      </w:ins>
      <w:ins w:id="53" w:author="RENATO JOSE QUILICHE ALTAMIRANO" w:date="2022-12-14T22:28:00Z">
        <w:r w:rsidR="00D96DB6">
          <w:t>i.e.,</w:t>
        </w:r>
      </w:ins>
      <w:ins w:id="54" w:author="RENATO JOSE QUILICHE ALTAMIRANO" w:date="2022-12-14T22:27:00Z">
        <w:r w:rsidR="00D96DB6">
          <w:t xml:space="preserve"> if an agent would have been res</w:t>
        </w:r>
      </w:ins>
      <w:ins w:id="55" w:author="RENATO JOSE QUILICHE ALTAMIRANO" w:date="2022-12-14T22:28:00Z">
        <w:r w:rsidR="00D96DB6">
          <w:t>ilient to cold waves, it would not have been affected by the disaster). Hence, d</w:t>
        </w:r>
      </w:ins>
      <w:ins w:id="56" w:author="RENATO JOSE QUILICHE ALTAMIRANO" w:date="2022-12-14T22:29:00Z">
        <w:r w:rsidR="00D96DB6">
          <w:t xml:space="preserve">isaster risk reduction is a priority for </w:t>
        </w:r>
      </w:ins>
      <w:ins w:id="57" w:author="RENATO JOSE QUILICHE ALTAMIRANO" w:date="2022-12-14T22:33:00Z">
        <w:r w:rsidR="00D96DB6">
          <w:t>communities</w:t>
        </w:r>
      </w:ins>
      <w:ins w:id="58" w:author="RENATO JOSE QUILICHE ALTAMIRANO" w:date="2022-12-14T22:29:00Z">
        <w:r w:rsidR="00D96DB6">
          <w:t xml:space="preserve"> affected by cold waves.</w:t>
        </w:r>
      </w:ins>
    </w:p>
    <w:p w14:paraId="023164C4" w14:textId="77777777" w:rsidR="00BB392C" w:rsidRDefault="00BB392C" w:rsidP="00BB392C">
      <w:pPr>
        <w:jc w:val="center"/>
        <w:rPr>
          <w:ins w:id="59" w:author="RENATO JOSE QUILICHE ALTAMIRANO" w:date="2022-12-14T22:24:00Z"/>
        </w:rPr>
      </w:pPr>
      <w:ins w:id="60" w:author="RENATO JOSE QUILICHE ALTAMIRANO" w:date="2022-12-14T22:24:00Z">
        <w:r>
          <w:rPr>
            <w:noProof/>
          </w:rPr>
          <w:drawing>
            <wp:inline distT="0" distB="0" distL="0" distR="0" wp14:anchorId="050463E3" wp14:editId="1478B3D0">
              <wp:extent cx="4539615" cy="1970405"/>
              <wp:effectExtent l="0" t="0" r="0" b="0"/>
              <wp:docPr id="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ins>
    </w:p>
    <w:p w14:paraId="346D2FA4" w14:textId="3602A958" w:rsidR="00BB392C" w:rsidRDefault="00BB392C" w:rsidP="00BB392C">
      <w:pPr>
        <w:jc w:val="center"/>
        <w:rPr>
          <w:ins w:id="61" w:author="RENATO JOSE QUILICHE ALTAMIRANO" w:date="2022-12-14T22:33:00Z"/>
        </w:rPr>
      </w:pPr>
      <w:ins w:id="62" w:author="RENATO JOSE QUILICHE ALTAMIRANO" w:date="2022-12-14T22:24:00Z">
        <w:r w:rsidRPr="00DA00BD">
          <w:rPr>
            <w:b/>
            <w:bCs/>
          </w:rPr>
          <w:t xml:space="preserve">Figure </w:t>
        </w:r>
        <w:r>
          <w:rPr>
            <w:b/>
            <w:bCs/>
          </w:rPr>
          <w:t>2</w:t>
        </w:r>
        <w:r w:rsidRPr="00DA00BD">
          <w:rPr>
            <w:b/>
            <w:bCs/>
          </w:rPr>
          <w:t>.</w:t>
        </w:r>
        <w:r>
          <w:rPr>
            <w:b/>
            <w:bCs/>
          </w:rPr>
          <w:t xml:space="preserve"> </w:t>
        </w:r>
        <w:r>
          <w:t xml:space="preserve">Causes of cold-related disastrous events affecting </w:t>
        </w:r>
      </w:ins>
      <w:ins w:id="63" w:author="RENATO JOSE QUILICHE ALTAMIRANO" w:date="2022-12-14T22:33:00Z">
        <w:r w:rsidR="00D96DB6">
          <w:t>communities</w:t>
        </w:r>
      </w:ins>
    </w:p>
    <w:p w14:paraId="02170326" w14:textId="16150B2E" w:rsidR="00D96DB6" w:rsidRDefault="00D96DB6" w:rsidP="00D96DB6">
      <w:pPr>
        <w:jc w:val="both"/>
      </w:pPr>
      <w:moveToRangeStart w:id="64" w:author="RENATO JOSE QUILICHE ALTAMIRANO" w:date="2022-12-14T22:33:00Z" w:name="move121949598"/>
      <w:commentRangeStart w:id="65"/>
      <w:moveTo w:id="66" w:author="RENATO JOSE QUILICHE ALTAMIRANO" w:date="2022-12-14T22:33:00Z">
        <w:r>
          <w:t>Regarding cold-wave-related mortality, L</w:t>
        </w:r>
        <w:r w:rsidRPr="00345400">
          <w:t>ó</w:t>
        </w:r>
        <w:r>
          <w:t xml:space="preserve">pez-Bueno et al. (2021) performed a statistical analysis of mortality rates in both urban and rural areas of Madrid, Spain. The authors conclude that the main risk drivers of mortality rates are socioeconomic. They estimate an index of socioeconomic deprivation positively related to mortality rates, </w:t>
        </w:r>
        <w:proofErr w:type="gramStart"/>
        <w:r>
          <w:t>controlling for</w:t>
        </w:r>
        <w:proofErr w:type="gramEnd"/>
        <w:r>
          <w:t xml:space="preserve"> differences between urban and rural municipalities. Amirkhani et al. (2022) found an interesting pattern for a cross-section of countries around the world for the period 1999-2018 using EM-DAT (2022): </w:t>
        </w:r>
        <w:r>
          <w:lastRenderedPageBreak/>
          <w:t xml:space="preserve">cold waves and severe winter conditions produced more deaths in middle-income countries than in high-income ones, for all cases, CO2 emissions are strongly correlated with both frequencies of cold waves and overall temperature variability. </w:t>
        </w:r>
        <w:commentRangeEnd w:id="65"/>
        <w:r>
          <w:rPr>
            <w:rStyle w:val="CommentReference"/>
          </w:rPr>
          <w:commentReference w:id="65"/>
        </w:r>
      </w:moveTo>
      <w:moveToRangeEnd w:id="64"/>
    </w:p>
    <w:p w14:paraId="62A10D23" w14:textId="13DB250C" w:rsidR="00D870F0" w:rsidRPr="009C16CC" w:rsidRDefault="00D870F0" w:rsidP="009C16CC">
      <w:pPr>
        <w:pStyle w:val="Heading1"/>
        <w:numPr>
          <w:ilvl w:val="0"/>
          <w:numId w:val="10"/>
        </w:numPr>
      </w:pPr>
      <w:commentRangeStart w:id="67"/>
      <w:r w:rsidRPr="003B2E79">
        <w:t>The</w:t>
      </w:r>
      <w:commentRangeEnd w:id="67"/>
      <w:r w:rsidR="00016B6C">
        <w:rPr>
          <w:rStyle w:val="CommentReference"/>
          <w:rFonts w:ascii="Calibri" w:hAnsi="Calibri"/>
          <w:b w:val="0"/>
        </w:rPr>
        <w:commentReference w:id="67"/>
      </w:r>
      <w:r w:rsidRPr="003B2E79">
        <w:t xml:space="preserve"> case of Puno, Per</w:t>
      </w:r>
      <w:r w:rsidRPr="009C16CC">
        <w:t>ú</w:t>
      </w:r>
    </w:p>
    <w:p w14:paraId="47A84B9C" w14:textId="04A761D9" w:rsidR="00B0685D" w:rsidDel="00D96DB6" w:rsidRDefault="00125129" w:rsidP="00982351">
      <w:pPr>
        <w:jc w:val="both"/>
        <w:rPr>
          <w:del w:id="68" w:author="RENATO JOSE QUILICHE ALTAMIRANO" w:date="2022-12-14T22:32:00Z"/>
        </w:rPr>
      </w:pPr>
      <w:r>
        <w:t>The third contribution of this paper is that it adapts the</w:t>
      </w:r>
      <w:r w:rsidR="00B0685D">
        <w:t xml:space="preserve"> standard</w:t>
      </w:r>
      <w:r>
        <w:t xml:space="preserve"> Machine Learning pipeline to a particular case of study: the Puno region of Peru. </w:t>
      </w:r>
      <w:r w:rsidR="00B0685D">
        <w:t>The Puno region is affected by cold wave-related disasters. Cold waves reach large geographic boundaries</w:t>
      </w:r>
      <w:r w:rsidR="00097CE0">
        <w:t>. In</w:t>
      </w:r>
      <w:r w:rsidR="00B0685D">
        <w:t xml:space="preserve"> case</w:t>
      </w:r>
      <w:r w:rsidR="00097CE0">
        <w:t xml:space="preserve">s </w:t>
      </w:r>
      <w:r w:rsidR="0082135D">
        <w:t>where</w:t>
      </w:r>
      <w:r w:rsidR="00B0685D">
        <w:t xml:space="preserve"> the entire population is exposed to hazardous events, differences in vulnerability shape differences in disaster risk. Disasters are more likely to happen where households are more vulnerable. In this case, cold waves produce higher losses for agricultural households or households built with low quality materials.</w:t>
      </w:r>
      <w:r w:rsidR="00C05502">
        <w:t xml:space="preserve"> </w:t>
      </w:r>
      <w:moveFromRangeStart w:id="69" w:author="RENATO JOSE QUILICHE ALTAMIRANO" w:date="2022-12-14T22:10:00Z" w:name="move121948227"/>
      <w:moveFrom w:id="70" w:author="RENATO JOSE QUILICHE ALTAMIRANO" w:date="2022-12-14T22:10:00Z">
        <w:r w:rsidR="00C05502" w:rsidDel="000F1BFC">
          <w:t>Figure 2 illustrates the triggering process of cold waves-related disasters.</w:t>
        </w:r>
      </w:moveFrom>
      <w:moveFromRangeEnd w:id="69"/>
    </w:p>
    <w:p w14:paraId="49E1634B" w14:textId="2E5312AF" w:rsidR="00587B00" w:rsidDel="000F1BFC" w:rsidRDefault="00C05502">
      <w:pPr>
        <w:jc w:val="center"/>
        <w:rPr>
          <w:moveFrom w:id="71" w:author="RENATO JOSE QUILICHE ALTAMIRANO" w:date="2022-12-14T22:10:00Z"/>
        </w:rPr>
      </w:pPr>
      <w:moveFromRangeStart w:id="72" w:author="RENATO JOSE QUILICHE ALTAMIRANO" w:date="2022-12-14T22:10:00Z" w:name="move121948218"/>
      <w:moveFrom w:id="73" w:author="RENATO JOSE QUILICHE ALTAMIRANO" w:date="2022-12-14T22:10:00Z">
        <w:r w:rsidDel="000F1BFC">
          <w:rPr>
            <w:noProof/>
          </w:rPr>
          <w:drawing>
            <wp:inline distT="0" distB="0" distL="0" distR="0" wp14:anchorId="4180F882" wp14:editId="0BCA7AC8">
              <wp:extent cx="4539615" cy="1970405"/>
              <wp:effectExtent l="0" t="0" r="0" b="0"/>
              <wp:docPr id="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moveFrom>
    </w:p>
    <w:p w14:paraId="70CB1C81" w14:textId="7BF68054" w:rsidR="00587B00" w:rsidRPr="00DA00BD" w:rsidDel="000F1BFC" w:rsidRDefault="00587B00" w:rsidP="00587B00">
      <w:pPr>
        <w:jc w:val="center"/>
        <w:rPr>
          <w:moveFrom w:id="74" w:author="RENATO JOSE QUILICHE ALTAMIRANO" w:date="2022-12-14T22:10:00Z"/>
        </w:rPr>
      </w:pPr>
      <w:commentRangeStart w:id="75"/>
      <w:moveFrom w:id="76" w:author="RENATO JOSE QUILICHE ALTAMIRANO" w:date="2022-12-14T22:10:00Z">
        <w:r w:rsidRPr="00DA00BD" w:rsidDel="000F1BFC">
          <w:rPr>
            <w:b/>
            <w:bCs/>
          </w:rPr>
          <w:t xml:space="preserve">Figure </w:t>
        </w:r>
        <w:r w:rsidDel="000F1BFC">
          <w:rPr>
            <w:b/>
            <w:bCs/>
          </w:rPr>
          <w:t>2</w:t>
        </w:r>
        <w:r w:rsidRPr="00DA00BD" w:rsidDel="000F1BFC">
          <w:rPr>
            <w:b/>
            <w:bCs/>
          </w:rPr>
          <w:t>.</w:t>
        </w:r>
        <w:r w:rsidDel="000F1BFC">
          <w:rPr>
            <w:b/>
            <w:bCs/>
          </w:rPr>
          <w:t xml:space="preserve"> </w:t>
        </w:r>
        <w:r w:rsidDel="000F1BFC">
          <w:t>Causes of cold-related disastrous events affecting households in Puno</w:t>
        </w:r>
        <w:commentRangeEnd w:id="75"/>
        <w:r w:rsidR="006032A8" w:rsidDel="000F1BFC">
          <w:rPr>
            <w:rStyle w:val="CommentReference"/>
          </w:rPr>
          <w:commentReference w:id="75"/>
        </w:r>
      </w:moveFrom>
    </w:p>
    <w:moveFromRangeEnd w:id="72"/>
    <w:p w14:paraId="02FCF18E" w14:textId="77777777" w:rsidR="00C05502" w:rsidRDefault="00C05502" w:rsidP="00D96DB6">
      <w:pPr>
        <w:jc w:val="both"/>
        <w:pPrChange w:id="77" w:author="RENATO JOSE QUILICHE ALTAMIRANO" w:date="2022-12-14T22:32:00Z">
          <w:pPr/>
        </w:pPrChange>
      </w:pPr>
    </w:p>
    <w:p w14:paraId="6B4E6755" w14:textId="63449516" w:rsidR="00A2087D" w:rsidRDefault="00A2087D" w:rsidP="00C05502">
      <w:pPr>
        <w:jc w:val="both"/>
      </w:pPr>
      <w:moveFromRangeStart w:id="78" w:author="RENATO JOSE QUILICHE ALTAMIRANO" w:date="2022-12-14T22:33:00Z" w:name="move121949598"/>
      <w:commentRangeStart w:id="79"/>
      <w:moveFrom w:id="80" w:author="RENATO JOSE QUILICHE ALTAMIRANO" w:date="2022-12-14T22:33:00Z">
        <w:r w:rsidDel="00D96DB6">
          <w:t xml:space="preserve">Regarding </w:t>
        </w:r>
        <w:r w:rsidR="006032A8" w:rsidDel="00D96DB6">
          <w:t>cold-wave-related</w:t>
        </w:r>
        <w:r w:rsidDel="00D96DB6">
          <w:t xml:space="preserve"> mortality, L</w:t>
        </w:r>
        <w:r w:rsidRPr="00345400" w:rsidDel="00D96DB6">
          <w:t>ó</w:t>
        </w:r>
        <w:r w:rsidDel="00D96DB6">
          <w:t xml:space="preserve">pez-Bueno et al. (2021) performed </w:t>
        </w:r>
        <w:r w:rsidR="006032A8" w:rsidDel="00D96DB6">
          <w:t xml:space="preserve">a </w:t>
        </w:r>
        <w:r w:rsidDel="00D96DB6">
          <w:t xml:space="preserve">statistical analysis of mortality rates in both urban and rural areas of Madrid, Spain. The authors conclude that the main risk drivers of mortality rates are socioeconomic. They estimate an index of socioeconomic deprivation positively related to mortality rates, controlling for differences between urban and rural municipalities. Amirkhani et al. (2022) found an interesting pattern for a cross-section of countries around the world for the period 1999-2018 using EM-DAT (2022): cold waves and severe winter conditions produced more deaths </w:t>
        </w:r>
        <w:r w:rsidR="006032A8" w:rsidDel="00D96DB6">
          <w:t>in</w:t>
        </w:r>
        <w:r w:rsidDel="00D96DB6">
          <w:t xml:space="preserve"> middle-income countries than in high-income ones, for all cases, CO2 emissions are strongly correlated with both </w:t>
        </w:r>
        <w:r w:rsidR="00762167" w:rsidDel="00D96DB6">
          <w:t xml:space="preserve">frequencies </w:t>
        </w:r>
        <w:r w:rsidDel="00D96DB6">
          <w:t xml:space="preserve">of cold waves and overall temperature variability. </w:t>
        </w:r>
        <w:commentRangeEnd w:id="79"/>
        <w:r w:rsidR="00834CEE" w:rsidDel="00D96DB6">
          <w:rPr>
            <w:rStyle w:val="CommentReference"/>
          </w:rPr>
          <w:commentReference w:id="79"/>
        </w:r>
      </w:moveFrom>
      <w:moveFromRangeEnd w:id="78"/>
      <w:r>
        <w:t xml:space="preserve">Regarding the livelihoods of inhabitants in Peru, Quiliche and Mancilla (2021) stated that rural households make the decision to diversify their income sources (coming from crops, livestock, among other by-products) considering </w:t>
      </w:r>
      <w:r w:rsidRPr="00367C1D">
        <w:t xml:space="preserve">the risk of not being able to guarantee their </w:t>
      </w:r>
      <w:r>
        <w:t xml:space="preserve">own </w:t>
      </w:r>
      <w:r w:rsidRPr="00367C1D">
        <w:t>subsistence</w:t>
      </w:r>
      <w:r>
        <w:t xml:space="preserve"> and the reposition of their livelihoods. Rural households must maintain a minimum level of food production, reposition and have a monetary surplus to exchange for health and education services in local markets in contexts of severe deprivations and ELTEs for the case of Puno.</w:t>
      </w:r>
    </w:p>
    <w:p w14:paraId="653FADA5" w14:textId="028FD857" w:rsidR="00726704" w:rsidRDefault="00D67376" w:rsidP="00C05502">
      <w:pPr>
        <w:jc w:val="both"/>
      </w:pPr>
      <w:del w:id="81" w:author="RENATO JOSE QUILICHE ALTAMIRANO" w:date="2022-12-14T22:42:00Z">
        <w:r w:rsidDel="00087F6A">
          <w:delText>Table</w:delText>
        </w:r>
        <w:r w:rsidR="00726704" w:rsidDel="00087F6A">
          <w:delText xml:space="preserve"> 2 shows an event log of cold wave-related disasters that affected </w:delText>
        </w:r>
        <w:r w:rsidR="00087158" w:rsidDel="00087F6A">
          <w:delText>the south</w:delText>
        </w:r>
        <w:r w:rsidR="00726704" w:rsidDel="00087F6A">
          <w:delText xml:space="preserve"> Andean region of Perú</w:delText>
        </w:r>
        <w:r w:rsidR="00825109" w:rsidDel="00087F6A">
          <w:delText>,</w:delText>
        </w:r>
        <w:r w:rsidR="00726704" w:rsidDel="00087F6A">
          <w:delText xml:space="preserve"> including Puno. These logs are representative of the magnitude of the cold waves in terms of minimum temperature, duration, affected people</w:delText>
        </w:r>
        <w:r w:rsidR="003E67FD" w:rsidDel="00087F6A">
          <w:delText>,</w:delText>
        </w:r>
        <w:r w:rsidR="00726704" w:rsidDel="00087F6A">
          <w:delText xml:space="preserve"> and </w:delText>
        </w:r>
        <w:r w:rsidR="00825109" w:rsidDel="00087F6A">
          <w:delText xml:space="preserve">the </w:delText>
        </w:r>
        <w:r w:rsidR="00726704" w:rsidDel="00087F6A">
          <w:delText xml:space="preserve">year when the disaster was registered. </w:delText>
        </w:r>
        <w:r w:rsidR="00B835BB" w:rsidDel="00087F6A">
          <w:delText>This information</w:delText>
        </w:r>
        <w:r w:rsidR="003E67FD" w:rsidDel="00087F6A">
          <w:delText>,</w:delText>
        </w:r>
        <w:r w:rsidR="00B835BB" w:rsidDel="00087F6A">
          <w:delText xml:space="preserve"> along with</w:delText>
        </w:r>
      </w:del>
      <w:ins w:id="82" w:author="RENATO JOSE QUILICHE ALTAMIRANO" w:date="2022-12-14T22:42:00Z">
        <w:r w:rsidR="00087F6A">
          <w:t>T</w:t>
        </w:r>
      </w:ins>
      <w:del w:id="83" w:author="RENATO JOSE QUILICHE ALTAMIRANO" w:date="2022-12-14T22:42:00Z">
        <w:r w:rsidR="00B835BB" w:rsidDel="00087F6A">
          <w:delText xml:space="preserve"> t</w:delText>
        </w:r>
      </w:del>
      <w:r w:rsidR="00B835BB">
        <w:t xml:space="preserve">he time series of minimum temperature reported in </w:t>
      </w:r>
      <w:r w:rsidR="00B835BB">
        <w:lastRenderedPageBreak/>
        <w:t>Figure 3</w:t>
      </w:r>
      <w:r w:rsidR="003E67FD">
        <w:t>,</w:t>
      </w:r>
      <w:r w:rsidR="00B835BB">
        <w:t xml:space="preserve"> provides evidence that illustrates the seasonality of the cold waves in Puno. Every year, households located within Puno are exposed to cold waves. In July, August</w:t>
      </w:r>
      <w:r w:rsidR="003E67FD">
        <w:t>,</w:t>
      </w:r>
      <w:r w:rsidR="00B835BB">
        <w:t xml:space="preserve"> and September, the exposure tends to be higher on average for all the meteorological stations that collect temperature data in Puno.</w:t>
      </w:r>
    </w:p>
    <w:p w14:paraId="6A343387" w14:textId="13E394B0" w:rsidR="00726704" w:rsidDel="00087F6A" w:rsidRDefault="00726704" w:rsidP="00726704">
      <w:pPr>
        <w:rPr>
          <w:del w:id="84" w:author="RENATO JOSE QUILICHE ALTAMIRANO" w:date="2022-12-14T22:42:00Z"/>
        </w:rPr>
      </w:pPr>
      <w:commentRangeStart w:id="85"/>
      <w:commentRangeStart w:id="86"/>
      <w:del w:id="87" w:author="RENATO JOSE QUILICHE ALTAMIRANO" w:date="2022-12-14T22:42:00Z">
        <w:r w:rsidRPr="002E5182" w:rsidDel="00087F6A">
          <w:rPr>
            <w:b/>
            <w:bCs/>
          </w:rPr>
          <w:delText xml:space="preserve">Table </w:delText>
        </w:r>
        <w:r w:rsidDel="00087F6A">
          <w:rPr>
            <w:b/>
            <w:bCs/>
          </w:rPr>
          <w:delText xml:space="preserve">2. </w:delText>
        </w:r>
        <w:r w:rsidDel="00087F6A">
          <w:delText>Event log of cold wave-related disasters that affected Puno</w:delText>
        </w:r>
        <w:commentRangeEnd w:id="85"/>
        <w:r w:rsidR="0099191E" w:rsidDel="00087F6A">
          <w:rPr>
            <w:rStyle w:val="CommentReference"/>
          </w:rPr>
          <w:commentReference w:id="85"/>
        </w:r>
      </w:del>
      <w:commentRangeEnd w:id="86"/>
      <w:r w:rsidR="00087F6A">
        <w:rPr>
          <w:rStyle w:val="CommentReference"/>
        </w:rPr>
        <w:commentReference w:id="86"/>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8"/>
        <w:gridCol w:w="735"/>
        <w:gridCol w:w="1146"/>
        <w:gridCol w:w="969"/>
        <w:gridCol w:w="969"/>
        <w:gridCol w:w="1417"/>
      </w:tblGrid>
      <w:tr w:rsidR="00BA56CD" w:rsidDel="00087F6A" w14:paraId="47631915" w14:textId="77777777" w:rsidTr="00E77289">
        <w:trPr>
          <w:del w:id="88" w:author="RENATO JOSE QUILICHE ALTAMIRANO" w:date="2022-12-14T22:42:00Z"/>
        </w:trPr>
        <w:tc>
          <w:tcPr>
            <w:tcW w:w="1921" w:type="pct"/>
            <w:tcBorders>
              <w:bottom w:val="single" w:sz="4" w:space="0" w:color="auto"/>
            </w:tcBorders>
          </w:tcPr>
          <w:p w14:paraId="6FA9BFFF" w14:textId="558C32BA" w:rsidR="00726704" w:rsidRPr="00537EE9" w:rsidDel="00087F6A" w:rsidRDefault="00726704" w:rsidP="00E77289">
            <w:pPr>
              <w:jc w:val="both"/>
              <w:rPr>
                <w:del w:id="89" w:author="RENATO JOSE QUILICHE ALTAMIRANO" w:date="2022-12-14T22:42:00Z"/>
                <w:b/>
                <w:bCs/>
                <w:sz w:val="20"/>
                <w:szCs w:val="20"/>
              </w:rPr>
            </w:pPr>
            <w:del w:id="90" w:author="RENATO JOSE QUILICHE ALTAMIRANO" w:date="2022-12-14T22:42:00Z">
              <w:r w:rsidRPr="00537EE9" w:rsidDel="00087F6A">
                <w:rPr>
                  <w:b/>
                  <w:bCs/>
                  <w:sz w:val="20"/>
                  <w:szCs w:val="20"/>
                </w:rPr>
                <w:delText>Classification: extreme temperature</w:delText>
              </w:r>
            </w:del>
          </w:p>
        </w:tc>
        <w:tc>
          <w:tcPr>
            <w:tcW w:w="432" w:type="pct"/>
            <w:tcBorders>
              <w:bottom w:val="single" w:sz="4" w:space="0" w:color="auto"/>
            </w:tcBorders>
          </w:tcPr>
          <w:p w14:paraId="5E378070" w14:textId="00662D49" w:rsidR="00726704" w:rsidRPr="00537EE9" w:rsidDel="00087F6A" w:rsidRDefault="00726704" w:rsidP="00E77289">
            <w:pPr>
              <w:jc w:val="right"/>
              <w:rPr>
                <w:del w:id="91" w:author="RENATO JOSE QUILICHE ALTAMIRANO" w:date="2022-12-14T22:42:00Z"/>
                <w:b/>
                <w:bCs/>
                <w:sz w:val="20"/>
                <w:szCs w:val="20"/>
              </w:rPr>
            </w:pPr>
            <w:del w:id="92" w:author="RENATO JOSE QUILICHE ALTAMIRANO" w:date="2022-12-14T22:42:00Z">
              <w:r w:rsidRPr="00537EE9" w:rsidDel="00087F6A">
                <w:rPr>
                  <w:b/>
                  <w:bCs/>
                  <w:sz w:val="20"/>
                  <w:szCs w:val="20"/>
                </w:rPr>
                <w:delText>Year</w:delText>
              </w:r>
            </w:del>
          </w:p>
        </w:tc>
        <w:tc>
          <w:tcPr>
            <w:tcW w:w="674" w:type="pct"/>
            <w:tcBorders>
              <w:bottom w:val="single" w:sz="4" w:space="0" w:color="auto"/>
            </w:tcBorders>
          </w:tcPr>
          <w:p w14:paraId="12472A9F" w14:textId="4431B98E" w:rsidR="00726704" w:rsidRPr="00537EE9" w:rsidDel="00087F6A" w:rsidRDefault="00726704" w:rsidP="00E77289">
            <w:pPr>
              <w:jc w:val="right"/>
              <w:rPr>
                <w:del w:id="93" w:author="RENATO JOSE QUILICHE ALTAMIRANO" w:date="2022-12-14T22:42:00Z"/>
                <w:b/>
                <w:bCs/>
                <w:sz w:val="20"/>
                <w:szCs w:val="20"/>
              </w:rPr>
            </w:pPr>
            <w:del w:id="94" w:author="RENATO JOSE QUILICHE ALTAMIRANO" w:date="2022-12-14T22:42:00Z">
              <w:r w:rsidRPr="00537EE9" w:rsidDel="00087F6A">
                <w:rPr>
                  <w:b/>
                  <w:bCs/>
                  <w:sz w:val="20"/>
                  <w:szCs w:val="20"/>
                </w:rPr>
                <w:delText>Magnitude</w:delText>
              </w:r>
            </w:del>
          </w:p>
        </w:tc>
        <w:tc>
          <w:tcPr>
            <w:tcW w:w="570" w:type="pct"/>
            <w:tcBorders>
              <w:bottom w:val="single" w:sz="4" w:space="0" w:color="auto"/>
            </w:tcBorders>
          </w:tcPr>
          <w:p w14:paraId="4F3AD8BF" w14:textId="50C3115A" w:rsidR="00726704" w:rsidRPr="00537EE9" w:rsidDel="00087F6A" w:rsidRDefault="00726704" w:rsidP="00E77289">
            <w:pPr>
              <w:jc w:val="right"/>
              <w:rPr>
                <w:del w:id="95" w:author="RENATO JOSE QUILICHE ALTAMIRANO" w:date="2022-12-14T22:42:00Z"/>
                <w:b/>
                <w:bCs/>
                <w:sz w:val="20"/>
                <w:szCs w:val="20"/>
              </w:rPr>
            </w:pPr>
            <w:del w:id="96" w:author="RENATO JOSE QUILICHE ALTAMIRANO" w:date="2022-12-14T22:42:00Z">
              <w:r w:rsidDel="00087F6A">
                <w:rPr>
                  <w:b/>
                  <w:bCs/>
                  <w:sz w:val="20"/>
                  <w:szCs w:val="20"/>
                </w:rPr>
                <w:delText>Start</w:delText>
              </w:r>
            </w:del>
          </w:p>
        </w:tc>
        <w:tc>
          <w:tcPr>
            <w:tcW w:w="570" w:type="pct"/>
            <w:tcBorders>
              <w:bottom w:val="single" w:sz="4" w:space="0" w:color="auto"/>
            </w:tcBorders>
          </w:tcPr>
          <w:p w14:paraId="1F9A0010" w14:textId="7ABB52F4" w:rsidR="00726704" w:rsidRPr="00537EE9" w:rsidDel="00087F6A" w:rsidRDefault="00726704" w:rsidP="00E77289">
            <w:pPr>
              <w:jc w:val="right"/>
              <w:rPr>
                <w:del w:id="97" w:author="RENATO JOSE QUILICHE ALTAMIRANO" w:date="2022-12-14T22:42:00Z"/>
                <w:b/>
                <w:bCs/>
                <w:sz w:val="20"/>
                <w:szCs w:val="20"/>
              </w:rPr>
            </w:pPr>
            <w:del w:id="98" w:author="RENATO JOSE QUILICHE ALTAMIRANO" w:date="2022-12-14T22:42:00Z">
              <w:r w:rsidRPr="00537EE9" w:rsidDel="00087F6A">
                <w:rPr>
                  <w:b/>
                  <w:bCs/>
                  <w:sz w:val="20"/>
                  <w:szCs w:val="20"/>
                </w:rPr>
                <w:delText>Duration</w:delText>
              </w:r>
            </w:del>
          </w:p>
        </w:tc>
        <w:tc>
          <w:tcPr>
            <w:tcW w:w="834" w:type="pct"/>
            <w:tcBorders>
              <w:bottom w:val="single" w:sz="4" w:space="0" w:color="auto"/>
            </w:tcBorders>
          </w:tcPr>
          <w:p w14:paraId="72013622" w14:textId="2B464395" w:rsidR="00726704" w:rsidRPr="00537EE9" w:rsidDel="00087F6A" w:rsidRDefault="00726704" w:rsidP="00E77289">
            <w:pPr>
              <w:jc w:val="right"/>
              <w:rPr>
                <w:del w:id="99" w:author="RENATO JOSE QUILICHE ALTAMIRANO" w:date="2022-12-14T22:42:00Z"/>
                <w:b/>
                <w:bCs/>
                <w:sz w:val="20"/>
                <w:szCs w:val="20"/>
              </w:rPr>
            </w:pPr>
            <w:del w:id="100" w:author="RENATO JOSE QUILICHE ALTAMIRANO" w:date="2022-12-14T22:42:00Z">
              <w:r w:rsidRPr="00537EE9" w:rsidDel="00087F6A">
                <w:rPr>
                  <w:b/>
                  <w:bCs/>
                  <w:sz w:val="20"/>
                  <w:szCs w:val="20"/>
                </w:rPr>
                <w:delText>Total Affected</w:delText>
              </w:r>
            </w:del>
          </w:p>
        </w:tc>
      </w:tr>
      <w:tr w:rsidR="00BA56CD" w:rsidDel="00087F6A" w14:paraId="7FE730A3" w14:textId="77777777" w:rsidTr="00E77289">
        <w:trPr>
          <w:del w:id="101" w:author="RENATO JOSE QUILICHE ALTAMIRANO" w:date="2022-12-14T22:42:00Z"/>
        </w:trPr>
        <w:tc>
          <w:tcPr>
            <w:tcW w:w="1921" w:type="pct"/>
            <w:tcBorders>
              <w:top w:val="single" w:sz="4" w:space="0" w:color="auto"/>
            </w:tcBorders>
          </w:tcPr>
          <w:p w14:paraId="507849F4" w14:textId="3B2F0DEF" w:rsidR="00726704" w:rsidRPr="00537EE9" w:rsidDel="00087F6A" w:rsidRDefault="00726704" w:rsidP="00E77289">
            <w:pPr>
              <w:jc w:val="both"/>
              <w:rPr>
                <w:del w:id="102" w:author="RENATO JOSE QUILICHE ALTAMIRANO" w:date="2022-12-14T22:42:00Z"/>
                <w:sz w:val="20"/>
                <w:szCs w:val="20"/>
              </w:rPr>
            </w:pPr>
            <w:del w:id="103" w:author="RENATO JOSE QUILICHE ALTAMIRANO" w:date="2022-12-14T22:42:00Z">
              <w:r w:rsidRPr="00537EE9" w:rsidDel="00087F6A">
                <w:rPr>
                  <w:sz w:val="20"/>
                  <w:szCs w:val="20"/>
                </w:rPr>
                <w:delText>Cold wave</w:delText>
              </w:r>
            </w:del>
          </w:p>
        </w:tc>
        <w:tc>
          <w:tcPr>
            <w:tcW w:w="432" w:type="pct"/>
            <w:tcBorders>
              <w:top w:val="single" w:sz="4" w:space="0" w:color="auto"/>
            </w:tcBorders>
          </w:tcPr>
          <w:p w14:paraId="31BA07FB" w14:textId="1D5AD9C4" w:rsidR="00726704" w:rsidRPr="00537EE9" w:rsidDel="00087F6A" w:rsidRDefault="00726704" w:rsidP="00E77289">
            <w:pPr>
              <w:jc w:val="right"/>
              <w:rPr>
                <w:del w:id="104" w:author="RENATO JOSE QUILICHE ALTAMIRANO" w:date="2022-12-14T22:42:00Z"/>
                <w:sz w:val="20"/>
                <w:szCs w:val="20"/>
              </w:rPr>
            </w:pPr>
            <w:del w:id="105" w:author="RENATO JOSE QUILICHE ALTAMIRANO" w:date="2022-12-14T22:42:00Z">
              <w:r w:rsidRPr="00537EE9" w:rsidDel="00087F6A">
                <w:rPr>
                  <w:sz w:val="20"/>
                  <w:szCs w:val="20"/>
                </w:rPr>
                <w:delText>2003*</w:delText>
              </w:r>
            </w:del>
          </w:p>
        </w:tc>
        <w:tc>
          <w:tcPr>
            <w:tcW w:w="674" w:type="pct"/>
            <w:tcBorders>
              <w:top w:val="single" w:sz="4" w:space="0" w:color="auto"/>
            </w:tcBorders>
          </w:tcPr>
          <w:p w14:paraId="48D10911" w14:textId="2636941F" w:rsidR="00726704" w:rsidRPr="00537EE9" w:rsidDel="00087F6A" w:rsidRDefault="00726704" w:rsidP="00E77289">
            <w:pPr>
              <w:jc w:val="right"/>
              <w:rPr>
                <w:del w:id="106" w:author="RENATO JOSE QUILICHE ALTAMIRANO" w:date="2022-12-14T22:42:00Z"/>
                <w:sz w:val="20"/>
                <w:szCs w:val="20"/>
              </w:rPr>
            </w:pPr>
            <w:del w:id="107" w:author="RENATO JOSE QUILICHE ALTAMIRANO" w:date="2022-12-14T22:42:00Z">
              <w:r w:rsidRPr="00537EE9" w:rsidDel="00087F6A">
                <w:rPr>
                  <w:color w:val="000000"/>
                  <w:sz w:val="20"/>
                  <w:szCs w:val="20"/>
                </w:rPr>
                <w:delText>-28</w:delText>
              </w:r>
              <w:r w:rsidRPr="00537EE9" w:rsidDel="00087F6A">
                <w:rPr>
                  <w:sz w:val="20"/>
                  <w:szCs w:val="20"/>
                </w:rPr>
                <w:delText xml:space="preserve"> </w:delText>
              </w:r>
              <w:r w:rsidRPr="00537EE9" w:rsidDel="00087F6A">
                <w:rPr>
                  <w:color w:val="000000"/>
                  <w:sz w:val="20"/>
                  <w:szCs w:val="20"/>
                </w:rPr>
                <w:delText>°C</w:delText>
              </w:r>
            </w:del>
          </w:p>
        </w:tc>
        <w:tc>
          <w:tcPr>
            <w:tcW w:w="570" w:type="pct"/>
            <w:tcBorders>
              <w:top w:val="single" w:sz="4" w:space="0" w:color="auto"/>
            </w:tcBorders>
          </w:tcPr>
          <w:p w14:paraId="1655A5B3" w14:textId="3E44F212" w:rsidR="00726704" w:rsidRPr="00537EE9" w:rsidDel="00087F6A" w:rsidRDefault="00726704" w:rsidP="00E77289">
            <w:pPr>
              <w:jc w:val="right"/>
              <w:rPr>
                <w:del w:id="108" w:author="RENATO JOSE QUILICHE ALTAMIRANO" w:date="2022-12-14T22:42:00Z"/>
                <w:sz w:val="20"/>
                <w:szCs w:val="20"/>
              </w:rPr>
            </w:pPr>
            <w:del w:id="109" w:author="RENATO JOSE QUILICHE ALTAMIRANO" w:date="2022-12-14T22:42:00Z">
              <w:r w:rsidDel="00087F6A">
                <w:rPr>
                  <w:sz w:val="20"/>
                  <w:szCs w:val="20"/>
                </w:rPr>
                <w:delText>July</w:delText>
              </w:r>
            </w:del>
          </w:p>
        </w:tc>
        <w:tc>
          <w:tcPr>
            <w:tcW w:w="570" w:type="pct"/>
            <w:tcBorders>
              <w:top w:val="single" w:sz="4" w:space="0" w:color="auto"/>
            </w:tcBorders>
          </w:tcPr>
          <w:p w14:paraId="6EC2734E" w14:textId="167AC2BE" w:rsidR="00726704" w:rsidRPr="00537EE9" w:rsidDel="00087F6A" w:rsidRDefault="00726704" w:rsidP="00E77289">
            <w:pPr>
              <w:jc w:val="right"/>
              <w:rPr>
                <w:del w:id="110" w:author="RENATO JOSE QUILICHE ALTAMIRANO" w:date="2022-12-14T22:42:00Z"/>
                <w:sz w:val="20"/>
                <w:szCs w:val="20"/>
              </w:rPr>
            </w:pPr>
            <w:del w:id="111" w:author="RENATO JOSE QUILICHE ALTAMIRANO" w:date="2022-12-14T22:42:00Z">
              <w:r w:rsidRPr="00537EE9" w:rsidDel="00087F6A">
                <w:rPr>
                  <w:sz w:val="20"/>
                  <w:szCs w:val="20"/>
                </w:rPr>
                <w:delText>38 days</w:delText>
              </w:r>
            </w:del>
          </w:p>
        </w:tc>
        <w:tc>
          <w:tcPr>
            <w:tcW w:w="834" w:type="pct"/>
            <w:tcBorders>
              <w:top w:val="single" w:sz="4" w:space="0" w:color="auto"/>
            </w:tcBorders>
          </w:tcPr>
          <w:p w14:paraId="34CE68C7" w14:textId="1C1F43D4" w:rsidR="00726704" w:rsidRPr="00537EE9" w:rsidDel="00087F6A" w:rsidRDefault="00726704" w:rsidP="00E77289">
            <w:pPr>
              <w:jc w:val="right"/>
              <w:rPr>
                <w:del w:id="112" w:author="RENATO JOSE QUILICHE ALTAMIRANO" w:date="2022-12-14T22:42:00Z"/>
                <w:color w:val="000000"/>
                <w:sz w:val="20"/>
                <w:szCs w:val="20"/>
                <w:lang w:val="es-ES"/>
              </w:rPr>
            </w:pPr>
            <w:del w:id="113" w:author="RENATO JOSE QUILICHE ALTAMIRANO" w:date="2022-12-14T22:42:00Z">
              <w:r w:rsidRPr="00537EE9" w:rsidDel="00087F6A">
                <w:rPr>
                  <w:color w:val="000000"/>
                  <w:sz w:val="20"/>
                  <w:szCs w:val="20"/>
                </w:rPr>
                <w:delText>1839888</w:delText>
              </w:r>
            </w:del>
          </w:p>
        </w:tc>
      </w:tr>
      <w:tr w:rsidR="00BA56CD" w:rsidDel="00087F6A" w14:paraId="4F1E67E2" w14:textId="77777777" w:rsidTr="00E77289">
        <w:trPr>
          <w:del w:id="114" w:author="RENATO JOSE QUILICHE ALTAMIRANO" w:date="2022-12-14T22:42:00Z"/>
        </w:trPr>
        <w:tc>
          <w:tcPr>
            <w:tcW w:w="1921" w:type="pct"/>
          </w:tcPr>
          <w:p w14:paraId="3FFD8D82" w14:textId="6EC6DEA5" w:rsidR="00726704" w:rsidRPr="00537EE9" w:rsidDel="00087F6A" w:rsidRDefault="00726704" w:rsidP="00E77289">
            <w:pPr>
              <w:jc w:val="both"/>
              <w:rPr>
                <w:del w:id="115" w:author="RENATO JOSE QUILICHE ALTAMIRANO" w:date="2022-12-14T22:42:00Z"/>
                <w:sz w:val="20"/>
                <w:szCs w:val="20"/>
              </w:rPr>
            </w:pPr>
            <w:del w:id="116" w:author="RENATO JOSE QUILICHE ALTAMIRANO" w:date="2022-12-14T22:42:00Z">
              <w:r w:rsidRPr="00537EE9" w:rsidDel="00087F6A">
                <w:rPr>
                  <w:sz w:val="20"/>
                  <w:szCs w:val="20"/>
                </w:rPr>
                <w:delText>Cold wave</w:delText>
              </w:r>
            </w:del>
          </w:p>
        </w:tc>
        <w:tc>
          <w:tcPr>
            <w:tcW w:w="432" w:type="pct"/>
          </w:tcPr>
          <w:p w14:paraId="7D2A7D47" w14:textId="7FBAD9C5" w:rsidR="00726704" w:rsidRPr="00537EE9" w:rsidDel="00087F6A" w:rsidRDefault="00726704" w:rsidP="00E77289">
            <w:pPr>
              <w:jc w:val="right"/>
              <w:rPr>
                <w:del w:id="117" w:author="RENATO JOSE QUILICHE ALTAMIRANO" w:date="2022-12-14T22:42:00Z"/>
                <w:sz w:val="20"/>
                <w:szCs w:val="20"/>
              </w:rPr>
            </w:pPr>
            <w:del w:id="118" w:author="RENATO JOSE QUILICHE ALTAMIRANO" w:date="2022-12-14T22:42:00Z">
              <w:r w:rsidRPr="00537EE9" w:rsidDel="00087F6A">
                <w:rPr>
                  <w:sz w:val="20"/>
                  <w:szCs w:val="20"/>
                </w:rPr>
                <w:delText>2004</w:delText>
              </w:r>
            </w:del>
          </w:p>
        </w:tc>
        <w:tc>
          <w:tcPr>
            <w:tcW w:w="674" w:type="pct"/>
          </w:tcPr>
          <w:p w14:paraId="621510D1" w14:textId="6685B440" w:rsidR="00726704" w:rsidRPr="00537EE9" w:rsidDel="00087F6A" w:rsidRDefault="00726704" w:rsidP="00E77289">
            <w:pPr>
              <w:jc w:val="right"/>
              <w:rPr>
                <w:del w:id="119" w:author="RENATO JOSE QUILICHE ALTAMIRANO" w:date="2022-12-14T22:42:00Z"/>
                <w:sz w:val="20"/>
                <w:szCs w:val="20"/>
              </w:rPr>
            </w:pPr>
            <w:del w:id="120" w:author="RENATO JOSE QUILICHE ALTAMIRANO" w:date="2022-12-14T22:42:00Z">
              <w:r w:rsidRPr="00537EE9" w:rsidDel="00087F6A">
                <w:rPr>
                  <w:color w:val="000000"/>
                  <w:sz w:val="20"/>
                  <w:szCs w:val="20"/>
                </w:rPr>
                <w:delText>-35</w:delText>
              </w:r>
              <w:r w:rsidRPr="00537EE9" w:rsidDel="00087F6A">
                <w:rPr>
                  <w:sz w:val="20"/>
                  <w:szCs w:val="20"/>
                </w:rPr>
                <w:delText xml:space="preserve"> </w:delText>
              </w:r>
              <w:r w:rsidRPr="00537EE9" w:rsidDel="00087F6A">
                <w:rPr>
                  <w:color w:val="000000"/>
                  <w:sz w:val="20"/>
                  <w:szCs w:val="20"/>
                </w:rPr>
                <w:delText>°C</w:delText>
              </w:r>
            </w:del>
          </w:p>
        </w:tc>
        <w:tc>
          <w:tcPr>
            <w:tcW w:w="570" w:type="pct"/>
          </w:tcPr>
          <w:p w14:paraId="5D32FDDD" w14:textId="4A70C748" w:rsidR="00726704" w:rsidRPr="00537EE9" w:rsidDel="00087F6A" w:rsidRDefault="00726704" w:rsidP="00E77289">
            <w:pPr>
              <w:jc w:val="right"/>
              <w:rPr>
                <w:del w:id="121" w:author="RENATO JOSE QUILICHE ALTAMIRANO" w:date="2022-12-14T22:42:00Z"/>
                <w:sz w:val="20"/>
                <w:szCs w:val="20"/>
              </w:rPr>
            </w:pPr>
            <w:del w:id="122" w:author="RENATO JOSE QUILICHE ALTAMIRANO" w:date="2022-12-14T22:42:00Z">
              <w:r w:rsidDel="00087F6A">
                <w:rPr>
                  <w:sz w:val="20"/>
                  <w:szCs w:val="20"/>
                </w:rPr>
                <w:delText>June</w:delText>
              </w:r>
            </w:del>
          </w:p>
        </w:tc>
        <w:tc>
          <w:tcPr>
            <w:tcW w:w="570" w:type="pct"/>
          </w:tcPr>
          <w:p w14:paraId="0841DC42" w14:textId="25106BB0" w:rsidR="00726704" w:rsidRPr="00537EE9" w:rsidDel="00087F6A" w:rsidRDefault="00726704" w:rsidP="00E77289">
            <w:pPr>
              <w:jc w:val="right"/>
              <w:rPr>
                <w:del w:id="123" w:author="RENATO JOSE QUILICHE ALTAMIRANO" w:date="2022-12-14T22:42:00Z"/>
                <w:sz w:val="20"/>
                <w:szCs w:val="20"/>
              </w:rPr>
            </w:pPr>
            <w:del w:id="124" w:author="RENATO JOSE QUILICHE ALTAMIRANO" w:date="2022-12-14T22:42:00Z">
              <w:r w:rsidRPr="00537EE9" w:rsidDel="00087F6A">
                <w:rPr>
                  <w:sz w:val="20"/>
                  <w:szCs w:val="20"/>
                </w:rPr>
                <w:delText>30 days</w:delText>
              </w:r>
            </w:del>
          </w:p>
        </w:tc>
        <w:tc>
          <w:tcPr>
            <w:tcW w:w="834" w:type="pct"/>
          </w:tcPr>
          <w:p w14:paraId="61AB82B4" w14:textId="56003BC7" w:rsidR="00726704" w:rsidRPr="00537EE9" w:rsidDel="00087F6A" w:rsidRDefault="00726704" w:rsidP="00E77289">
            <w:pPr>
              <w:jc w:val="right"/>
              <w:rPr>
                <w:del w:id="125" w:author="RENATO JOSE QUILICHE ALTAMIRANO" w:date="2022-12-14T22:42:00Z"/>
                <w:color w:val="000000"/>
                <w:sz w:val="20"/>
                <w:szCs w:val="20"/>
                <w:lang w:val="es-ES"/>
              </w:rPr>
            </w:pPr>
            <w:del w:id="126" w:author="RENATO JOSE QUILICHE ALTAMIRANO" w:date="2022-12-14T22:42:00Z">
              <w:r w:rsidRPr="00537EE9" w:rsidDel="00087F6A">
                <w:rPr>
                  <w:color w:val="000000"/>
                  <w:sz w:val="20"/>
                  <w:szCs w:val="20"/>
                </w:rPr>
                <w:delText>2137467</w:delText>
              </w:r>
            </w:del>
          </w:p>
        </w:tc>
      </w:tr>
      <w:tr w:rsidR="00BA56CD" w:rsidDel="00087F6A" w14:paraId="767B6460" w14:textId="77777777" w:rsidTr="00E77289">
        <w:trPr>
          <w:del w:id="127" w:author="RENATO JOSE QUILICHE ALTAMIRANO" w:date="2022-12-14T22:42:00Z"/>
        </w:trPr>
        <w:tc>
          <w:tcPr>
            <w:tcW w:w="1921" w:type="pct"/>
          </w:tcPr>
          <w:p w14:paraId="2E57440C" w14:textId="15A41DB1" w:rsidR="00726704" w:rsidRPr="00537EE9" w:rsidDel="00087F6A" w:rsidRDefault="00726704" w:rsidP="00E77289">
            <w:pPr>
              <w:jc w:val="both"/>
              <w:rPr>
                <w:del w:id="128" w:author="RENATO JOSE QUILICHE ALTAMIRANO" w:date="2022-12-14T22:42:00Z"/>
                <w:sz w:val="20"/>
                <w:szCs w:val="20"/>
              </w:rPr>
            </w:pPr>
            <w:del w:id="129" w:author="RENATO JOSE QUILICHE ALTAMIRANO" w:date="2022-12-14T22:42:00Z">
              <w:r w:rsidRPr="00537EE9" w:rsidDel="00087F6A">
                <w:rPr>
                  <w:sz w:val="20"/>
                  <w:szCs w:val="20"/>
                </w:rPr>
                <w:delText>Severe winter conditions</w:delText>
              </w:r>
            </w:del>
          </w:p>
        </w:tc>
        <w:tc>
          <w:tcPr>
            <w:tcW w:w="432" w:type="pct"/>
          </w:tcPr>
          <w:p w14:paraId="64DA4AD6" w14:textId="13EDABEF" w:rsidR="00726704" w:rsidRPr="00537EE9" w:rsidDel="00087F6A" w:rsidRDefault="00726704" w:rsidP="00E77289">
            <w:pPr>
              <w:jc w:val="right"/>
              <w:rPr>
                <w:del w:id="130" w:author="RENATO JOSE QUILICHE ALTAMIRANO" w:date="2022-12-14T22:42:00Z"/>
                <w:sz w:val="20"/>
                <w:szCs w:val="20"/>
              </w:rPr>
            </w:pPr>
            <w:del w:id="131" w:author="RENATO JOSE QUILICHE ALTAMIRANO" w:date="2022-12-14T22:42:00Z">
              <w:r w:rsidRPr="00537EE9" w:rsidDel="00087F6A">
                <w:rPr>
                  <w:sz w:val="20"/>
                  <w:szCs w:val="20"/>
                </w:rPr>
                <w:delText>2007</w:delText>
              </w:r>
            </w:del>
          </w:p>
        </w:tc>
        <w:tc>
          <w:tcPr>
            <w:tcW w:w="674" w:type="pct"/>
          </w:tcPr>
          <w:p w14:paraId="2575E2B7" w14:textId="15CF3158" w:rsidR="00726704" w:rsidRPr="00537EE9" w:rsidDel="00087F6A" w:rsidRDefault="00726704" w:rsidP="00E77289">
            <w:pPr>
              <w:jc w:val="right"/>
              <w:rPr>
                <w:del w:id="132" w:author="RENATO JOSE QUILICHE ALTAMIRANO" w:date="2022-12-14T22:42:00Z"/>
                <w:sz w:val="20"/>
                <w:szCs w:val="20"/>
              </w:rPr>
            </w:pPr>
            <w:del w:id="133" w:author="RENATO JOSE QUILICHE ALTAMIRANO" w:date="2022-12-14T22:42:00Z">
              <w:r w:rsidRPr="00537EE9" w:rsidDel="00087F6A">
                <w:rPr>
                  <w:color w:val="000000"/>
                  <w:sz w:val="20"/>
                  <w:szCs w:val="20"/>
                </w:rPr>
                <w:delText>-20</w:delText>
              </w:r>
              <w:r w:rsidRPr="00537EE9" w:rsidDel="00087F6A">
                <w:rPr>
                  <w:sz w:val="20"/>
                  <w:szCs w:val="20"/>
                </w:rPr>
                <w:delText xml:space="preserve"> </w:delText>
              </w:r>
              <w:r w:rsidRPr="00537EE9" w:rsidDel="00087F6A">
                <w:rPr>
                  <w:color w:val="000000"/>
                  <w:sz w:val="20"/>
                  <w:szCs w:val="20"/>
                </w:rPr>
                <w:delText>°C</w:delText>
              </w:r>
            </w:del>
          </w:p>
        </w:tc>
        <w:tc>
          <w:tcPr>
            <w:tcW w:w="570" w:type="pct"/>
          </w:tcPr>
          <w:p w14:paraId="36873A55" w14:textId="708D9D08" w:rsidR="00726704" w:rsidRPr="00537EE9" w:rsidDel="00087F6A" w:rsidRDefault="00726704" w:rsidP="00E77289">
            <w:pPr>
              <w:jc w:val="right"/>
              <w:rPr>
                <w:del w:id="134" w:author="RENATO JOSE QUILICHE ALTAMIRANO" w:date="2022-12-14T22:42:00Z"/>
                <w:sz w:val="20"/>
                <w:szCs w:val="20"/>
              </w:rPr>
            </w:pPr>
            <w:del w:id="135" w:author="RENATO JOSE QUILICHE ALTAMIRANO" w:date="2022-12-14T22:42:00Z">
              <w:r w:rsidDel="00087F6A">
                <w:rPr>
                  <w:sz w:val="20"/>
                  <w:szCs w:val="20"/>
                </w:rPr>
                <w:delText>April</w:delText>
              </w:r>
            </w:del>
          </w:p>
        </w:tc>
        <w:tc>
          <w:tcPr>
            <w:tcW w:w="570" w:type="pct"/>
          </w:tcPr>
          <w:p w14:paraId="7CD59D07" w14:textId="197D5494" w:rsidR="00726704" w:rsidRPr="00537EE9" w:rsidDel="00087F6A" w:rsidRDefault="00726704" w:rsidP="00E77289">
            <w:pPr>
              <w:jc w:val="right"/>
              <w:rPr>
                <w:del w:id="136" w:author="RENATO JOSE QUILICHE ALTAMIRANO" w:date="2022-12-14T22:42:00Z"/>
                <w:sz w:val="20"/>
                <w:szCs w:val="20"/>
              </w:rPr>
            </w:pPr>
            <w:del w:id="137" w:author="RENATO JOSE QUILICHE ALTAMIRANO" w:date="2022-12-14T22:42:00Z">
              <w:r w:rsidRPr="00537EE9" w:rsidDel="00087F6A">
                <w:rPr>
                  <w:sz w:val="20"/>
                  <w:szCs w:val="20"/>
                </w:rPr>
                <w:delText>90 days</w:delText>
              </w:r>
            </w:del>
          </w:p>
        </w:tc>
        <w:tc>
          <w:tcPr>
            <w:tcW w:w="834" w:type="pct"/>
          </w:tcPr>
          <w:p w14:paraId="29F600B1" w14:textId="5AC96ABD" w:rsidR="00726704" w:rsidRPr="00537EE9" w:rsidDel="00087F6A" w:rsidRDefault="00726704" w:rsidP="00E77289">
            <w:pPr>
              <w:jc w:val="right"/>
              <w:rPr>
                <w:del w:id="138" w:author="RENATO JOSE QUILICHE ALTAMIRANO" w:date="2022-12-14T22:42:00Z"/>
                <w:color w:val="000000"/>
                <w:sz w:val="20"/>
                <w:szCs w:val="20"/>
                <w:lang w:val="es-ES"/>
              </w:rPr>
            </w:pPr>
            <w:del w:id="139" w:author="RENATO JOSE QUILICHE ALTAMIRANO" w:date="2022-12-14T22:42:00Z">
              <w:r w:rsidRPr="00537EE9" w:rsidDel="00087F6A">
                <w:rPr>
                  <w:color w:val="000000"/>
                  <w:sz w:val="20"/>
                  <w:szCs w:val="20"/>
                </w:rPr>
                <w:delText>884572</w:delText>
              </w:r>
            </w:del>
          </w:p>
        </w:tc>
      </w:tr>
      <w:tr w:rsidR="00BA56CD" w:rsidDel="00087F6A" w14:paraId="5306C46E" w14:textId="77777777" w:rsidTr="00E77289">
        <w:trPr>
          <w:del w:id="140" w:author="RENATO JOSE QUILICHE ALTAMIRANO" w:date="2022-12-14T22:42:00Z"/>
        </w:trPr>
        <w:tc>
          <w:tcPr>
            <w:tcW w:w="1921" w:type="pct"/>
            <w:tcBorders>
              <w:bottom w:val="single" w:sz="4" w:space="0" w:color="auto"/>
            </w:tcBorders>
          </w:tcPr>
          <w:p w14:paraId="5F56274D" w14:textId="0E1B4E38" w:rsidR="00726704" w:rsidRPr="00537EE9" w:rsidDel="00087F6A" w:rsidRDefault="00726704" w:rsidP="00E77289">
            <w:pPr>
              <w:jc w:val="both"/>
              <w:rPr>
                <w:del w:id="141" w:author="RENATO JOSE QUILICHE ALTAMIRANO" w:date="2022-12-14T22:42:00Z"/>
                <w:sz w:val="20"/>
                <w:szCs w:val="20"/>
              </w:rPr>
            </w:pPr>
            <w:del w:id="142" w:author="RENATO JOSE QUILICHE ALTAMIRANO" w:date="2022-12-14T22:42:00Z">
              <w:r w:rsidRPr="00537EE9" w:rsidDel="00087F6A">
                <w:rPr>
                  <w:sz w:val="20"/>
                  <w:szCs w:val="20"/>
                </w:rPr>
                <w:delText>Cold wave</w:delText>
              </w:r>
            </w:del>
          </w:p>
        </w:tc>
        <w:tc>
          <w:tcPr>
            <w:tcW w:w="432" w:type="pct"/>
            <w:tcBorders>
              <w:bottom w:val="single" w:sz="4" w:space="0" w:color="auto"/>
            </w:tcBorders>
          </w:tcPr>
          <w:p w14:paraId="072EAB23" w14:textId="03D2659C" w:rsidR="00726704" w:rsidRPr="00537EE9" w:rsidDel="00087F6A" w:rsidRDefault="00726704" w:rsidP="00E77289">
            <w:pPr>
              <w:jc w:val="right"/>
              <w:rPr>
                <w:del w:id="143" w:author="RENATO JOSE QUILICHE ALTAMIRANO" w:date="2022-12-14T22:42:00Z"/>
                <w:sz w:val="20"/>
                <w:szCs w:val="20"/>
              </w:rPr>
            </w:pPr>
            <w:del w:id="144" w:author="RENATO JOSE QUILICHE ALTAMIRANO" w:date="2022-12-14T22:42:00Z">
              <w:r w:rsidRPr="00537EE9" w:rsidDel="00087F6A">
                <w:rPr>
                  <w:sz w:val="20"/>
                  <w:szCs w:val="20"/>
                </w:rPr>
                <w:delText>2015</w:delText>
              </w:r>
            </w:del>
          </w:p>
        </w:tc>
        <w:tc>
          <w:tcPr>
            <w:tcW w:w="674" w:type="pct"/>
            <w:tcBorders>
              <w:bottom w:val="single" w:sz="4" w:space="0" w:color="auto"/>
            </w:tcBorders>
          </w:tcPr>
          <w:p w14:paraId="2468225A" w14:textId="38D52C55" w:rsidR="00726704" w:rsidRPr="00537EE9" w:rsidDel="00087F6A" w:rsidRDefault="00726704" w:rsidP="00E77289">
            <w:pPr>
              <w:jc w:val="right"/>
              <w:rPr>
                <w:del w:id="145" w:author="RENATO JOSE QUILICHE ALTAMIRANO" w:date="2022-12-14T22:42:00Z"/>
                <w:sz w:val="20"/>
                <w:szCs w:val="20"/>
              </w:rPr>
            </w:pPr>
            <w:del w:id="146" w:author="RENATO JOSE QUILICHE ALTAMIRANO" w:date="2022-12-14T22:42:00Z">
              <w:r w:rsidRPr="00537EE9" w:rsidDel="00087F6A">
                <w:rPr>
                  <w:color w:val="000000"/>
                  <w:sz w:val="20"/>
                  <w:szCs w:val="20"/>
                </w:rPr>
                <w:delText>-20</w:delText>
              </w:r>
              <w:r w:rsidRPr="00537EE9" w:rsidDel="00087F6A">
                <w:rPr>
                  <w:sz w:val="20"/>
                  <w:szCs w:val="20"/>
                </w:rPr>
                <w:delText xml:space="preserve"> </w:delText>
              </w:r>
              <w:r w:rsidRPr="00537EE9" w:rsidDel="00087F6A">
                <w:rPr>
                  <w:color w:val="000000"/>
                  <w:sz w:val="20"/>
                  <w:szCs w:val="20"/>
                </w:rPr>
                <w:delText>°C</w:delText>
              </w:r>
            </w:del>
          </w:p>
        </w:tc>
        <w:tc>
          <w:tcPr>
            <w:tcW w:w="570" w:type="pct"/>
            <w:tcBorders>
              <w:bottom w:val="single" w:sz="4" w:space="0" w:color="auto"/>
            </w:tcBorders>
          </w:tcPr>
          <w:p w14:paraId="49FA98DB" w14:textId="127426F6" w:rsidR="00726704" w:rsidRPr="00537EE9" w:rsidDel="00087F6A" w:rsidRDefault="00726704" w:rsidP="00E77289">
            <w:pPr>
              <w:jc w:val="right"/>
              <w:rPr>
                <w:del w:id="147" w:author="RENATO JOSE QUILICHE ALTAMIRANO" w:date="2022-12-14T22:42:00Z"/>
                <w:sz w:val="20"/>
                <w:szCs w:val="20"/>
              </w:rPr>
            </w:pPr>
            <w:del w:id="148" w:author="RENATO JOSE QUILICHE ALTAMIRANO" w:date="2022-12-14T22:42:00Z">
              <w:r w:rsidDel="00087F6A">
                <w:rPr>
                  <w:sz w:val="20"/>
                  <w:szCs w:val="20"/>
                </w:rPr>
                <w:delText>May</w:delText>
              </w:r>
            </w:del>
          </w:p>
        </w:tc>
        <w:tc>
          <w:tcPr>
            <w:tcW w:w="570" w:type="pct"/>
            <w:tcBorders>
              <w:bottom w:val="single" w:sz="4" w:space="0" w:color="auto"/>
            </w:tcBorders>
          </w:tcPr>
          <w:p w14:paraId="2DC6F24F" w14:textId="707AA2DE" w:rsidR="00726704" w:rsidRPr="00537EE9" w:rsidDel="00087F6A" w:rsidRDefault="00726704" w:rsidP="00E77289">
            <w:pPr>
              <w:jc w:val="right"/>
              <w:rPr>
                <w:del w:id="149" w:author="RENATO JOSE QUILICHE ALTAMIRANO" w:date="2022-12-14T22:42:00Z"/>
                <w:sz w:val="20"/>
                <w:szCs w:val="20"/>
              </w:rPr>
            </w:pPr>
            <w:del w:id="150" w:author="RENATO JOSE QUILICHE ALTAMIRANO" w:date="2022-12-14T22:42:00Z">
              <w:r w:rsidRPr="00537EE9" w:rsidDel="00087F6A">
                <w:rPr>
                  <w:sz w:val="20"/>
                  <w:szCs w:val="20"/>
                </w:rPr>
                <w:delText>141 days</w:delText>
              </w:r>
            </w:del>
          </w:p>
        </w:tc>
        <w:tc>
          <w:tcPr>
            <w:tcW w:w="834" w:type="pct"/>
            <w:tcBorders>
              <w:bottom w:val="single" w:sz="4" w:space="0" w:color="auto"/>
            </w:tcBorders>
          </w:tcPr>
          <w:p w14:paraId="444A97FE" w14:textId="10DD842F" w:rsidR="00726704" w:rsidRPr="00537EE9" w:rsidDel="00087F6A" w:rsidRDefault="00726704" w:rsidP="00E77289">
            <w:pPr>
              <w:jc w:val="right"/>
              <w:rPr>
                <w:del w:id="151" w:author="RENATO JOSE QUILICHE ALTAMIRANO" w:date="2022-12-14T22:42:00Z"/>
                <w:color w:val="000000"/>
                <w:sz w:val="20"/>
                <w:szCs w:val="20"/>
                <w:lang w:val="es-ES"/>
              </w:rPr>
            </w:pPr>
            <w:del w:id="152" w:author="RENATO JOSE QUILICHE ALTAMIRANO" w:date="2022-12-14T22:42:00Z">
              <w:r w:rsidRPr="00537EE9" w:rsidDel="00087F6A">
                <w:rPr>
                  <w:color w:val="000000"/>
                  <w:sz w:val="20"/>
                  <w:szCs w:val="20"/>
                </w:rPr>
                <w:delText>200620</w:delText>
              </w:r>
            </w:del>
          </w:p>
        </w:tc>
      </w:tr>
    </w:tbl>
    <w:p w14:paraId="621BB4F1" w14:textId="37A9F008" w:rsidR="00726704" w:rsidRPr="00537EE9" w:rsidDel="00087F6A" w:rsidRDefault="00726704" w:rsidP="00726704">
      <w:pPr>
        <w:jc w:val="both"/>
        <w:rPr>
          <w:del w:id="153" w:author="RENATO JOSE QUILICHE ALTAMIRANO" w:date="2022-12-14T22:42:00Z"/>
          <w:sz w:val="18"/>
          <w:szCs w:val="18"/>
        </w:rPr>
      </w:pPr>
      <w:commentRangeStart w:id="154"/>
      <w:commentRangeStart w:id="155"/>
      <w:del w:id="156" w:author="RENATO JOSE QUILICHE ALTAMIRANO" w:date="2022-12-14T22:42:00Z">
        <w:r w:rsidRPr="00537EE9" w:rsidDel="00087F6A">
          <w:rPr>
            <w:sz w:val="18"/>
            <w:szCs w:val="18"/>
          </w:rPr>
          <w:delText xml:space="preserve">Authors own elaboration. </w:delText>
        </w:r>
        <w:commentRangeEnd w:id="154"/>
        <w:r w:rsidR="009172AF" w:rsidDel="00087F6A">
          <w:rPr>
            <w:rStyle w:val="CommentReference"/>
          </w:rPr>
          <w:commentReference w:id="154"/>
        </w:r>
      </w:del>
      <w:commentRangeEnd w:id="155"/>
      <w:r w:rsidR="00087F6A">
        <w:rPr>
          <w:rStyle w:val="CommentReference"/>
        </w:rPr>
        <w:commentReference w:id="155"/>
      </w:r>
      <w:del w:id="157" w:author="RENATO JOSE QUILICHE ALTAMIRANO" w:date="2022-12-14T22:42:00Z">
        <w:r w:rsidRPr="00537EE9" w:rsidDel="00087F6A">
          <w:rPr>
            <w:sz w:val="18"/>
            <w:szCs w:val="18"/>
          </w:rPr>
          <w:delText>(*) represents the only registered case that included an official response from OFDA.</w:delText>
        </w:r>
      </w:del>
    </w:p>
    <w:p w14:paraId="47451266" w14:textId="6C91C5FC" w:rsidR="00726704" w:rsidRDefault="00B835BB" w:rsidP="00C05502">
      <w:pPr>
        <w:jc w:val="both"/>
      </w:pPr>
      <w:r>
        <w:t xml:space="preserve">According to an institutional report </w:t>
      </w:r>
      <w:r w:rsidR="009172AF">
        <w:t xml:space="preserve">published by </w:t>
      </w:r>
      <w:del w:id="158" w:author="RENATO JOSE QUILICHE ALTAMIRANO" w:date="2022-12-14T22:42:00Z">
        <w:r w:rsidR="009172AF" w:rsidDel="00087F6A">
          <w:delText>Food</w:delText>
        </w:r>
      </w:del>
      <w:ins w:id="159" w:author="RENATO JOSE QUILICHE ALTAMIRANO" w:date="2022-12-14T22:42:00Z">
        <w:r w:rsidR="00087F6A">
          <w:t>the Food</w:t>
        </w:r>
      </w:ins>
      <w:r w:rsidR="009172AF">
        <w:t xml:space="preserve"> and Agriculture Organization (</w:t>
      </w:r>
      <w:proofErr w:type="spellStart"/>
      <w:r w:rsidR="009172AF">
        <w:t>Alarcón</w:t>
      </w:r>
      <w:proofErr w:type="spellEnd"/>
      <w:r w:rsidR="009172AF">
        <w:t xml:space="preserve"> and </w:t>
      </w:r>
      <w:proofErr w:type="spellStart"/>
      <w:r w:rsidR="009172AF">
        <w:t>Trebejo</w:t>
      </w:r>
      <w:proofErr w:type="spellEnd"/>
      <w:r w:rsidR="009172AF">
        <w:t xml:space="preserve">, 2010), 76.2% of the </w:t>
      </w:r>
      <w:r w:rsidR="00825109">
        <w:t xml:space="preserve">Puno </w:t>
      </w:r>
      <w:r w:rsidR="009172AF">
        <w:t xml:space="preserve">territory had minimum temperatures </w:t>
      </w:r>
      <w:r>
        <w:t>from -16</w:t>
      </w:r>
      <w:r w:rsidRPr="001E222A">
        <w:t xml:space="preserve"> °C</w:t>
      </w:r>
      <w:r>
        <w:t xml:space="preserve"> to 8</w:t>
      </w:r>
      <w:r w:rsidRPr="001E222A">
        <w:t xml:space="preserve"> °C</w:t>
      </w:r>
      <w:r>
        <w:t xml:space="preserve"> for an average of 15 days for June, July</w:t>
      </w:r>
      <w:r w:rsidR="009172AF">
        <w:t>,</w:t>
      </w:r>
      <w:r>
        <w:t xml:space="preserve"> and August. </w:t>
      </w:r>
      <w:r w:rsidR="009172AF">
        <w:t>T</w:t>
      </w:r>
      <w:r>
        <w:t xml:space="preserve">he authors conclude that </w:t>
      </w:r>
      <w:r w:rsidR="009172AF">
        <w:t xml:space="preserve">each year </w:t>
      </w:r>
      <w:r>
        <w:t>during the period 1969-2010, there was at least one cold wave</w:t>
      </w:r>
      <w:commentRangeStart w:id="160"/>
      <w:commentRangeStart w:id="161"/>
      <w:del w:id="162" w:author="RENATO JOSE QUILICHE ALTAMIRANO" w:date="2022-12-14T22:34:00Z">
        <w:r w:rsidDel="00D96DB6">
          <w:rPr>
            <w:rStyle w:val="FootnoteReference"/>
          </w:rPr>
          <w:footnoteReference w:id="1"/>
        </w:r>
      </w:del>
      <w:commentRangeEnd w:id="160"/>
      <w:r w:rsidR="00825109">
        <w:rPr>
          <w:rStyle w:val="CommentReference"/>
        </w:rPr>
        <w:commentReference w:id="160"/>
      </w:r>
      <w:commentRangeEnd w:id="161"/>
      <w:r w:rsidR="00D96DB6">
        <w:rPr>
          <w:rStyle w:val="CommentReference"/>
        </w:rPr>
        <w:commentReference w:id="161"/>
      </w:r>
      <w:r w:rsidR="009172AF">
        <w:t>.</w:t>
      </w:r>
      <w:r>
        <w:t xml:space="preserve"> </w:t>
      </w:r>
      <w:r w:rsidR="009172AF">
        <w:t>T</w:t>
      </w:r>
      <w:r>
        <w:t>his</w:t>
      </w:r>
      <w:r w:rsidR="009172AF">
        <w:t xml:space="preserve"> finding</w:t>
      </w:r>
      <w:r>
        <w:t xml:space="preserve"> does not mean that </w:t>
      </w:r>
      <w:r w:rsidR="00825109">
        <w:t>a disastrous event was triggered for each instance</w:t>
      </w:r>
      <w:r>
        <w:t xml:space="preserve">. The historical data about disastrous events is limited, but the report states that the hazards are seasonal and recurrent. This fact characterizes disaster risk </w:t>
      </w:r>
      <w:r w:rsidRPr="00FC702A">
        <w:t>for households settled over the Puno region</w:t>
      </w:r>
      <w:r>
        <w:t xml:space="preserve">: </w:t>
      </w:r>
      <w:r w:rsidRPr="00FC702A">
        <w:t xml:space="preserve">the probability that </w:t>
      </w:r>
      <w:r>
        <w:t>ELTEs, such as cold waves or severe winter conditions,</w:t>
      </w:r>
      <w:r w:rsidRPr="00FC702A">
        <w:t xml:space="preserve"> will trigger </w:t>
      </w:r>
      <w:r>
        <w:t>disastrous events</w:t>
      </w:r>
      <w:r w:rsidRPr="00FC702A">
        <w:t xml:space="preserve"> </w:t>
      </w:r>
      <w:r w:rsidR="009172AF">
        <w:t>in</w:t>
      </w:r>
      <w:r w:rsidRPr="00FC702A">
        <w:t xml:space="preserve"> </w:t>
      </w:r>
      <w:r w:rsidR="0082135D">
        <w:t xml:space="preserve">the </w:t>
      </w:r>
      <w:r w:rsidRPr="00FC702A">
        <w:t xml:space="preserve">population is considerably high, despite the underreporting of these types of </w:t>
      </w:r>
      <w:r w:rsidR="0082135D">
        <w:t>disasters</w:t>
      </w:r>
      <w:r w:rsidRPr="00FC702A">
        <w:t xml:space="preserve"> </w:t>
      </w:r>
      <w:r w:rsidR="009172AF" w:rsidRPr="00FC702A">
        <w:t xml:space="preserve">for low-income countries </w:t>
      </w:r>
      <w:r w:rsidRPr="00FC702A">
        <w:t>found in EM-DAT (2022)</w:t>
      </w:r>
      <w:r>
        <w:t xml:space="preserve"> </w:t>
      </w:r>
      <w:r w:rsidRPr="00FC702A">
        <w:t>(Amirkhani et al., 2022).</w:t>
      </w:r>
    </w:p>
    <w:p w14:paraId="28F3798A" w14:textId="76DEC56E" w:rsidR="00E308B8" w:rsidRDefault="00C05502" w:rsidP="00C05502">
      <w:pPr>
        <w:jc w:val="both"/>
      </w:pPr>
      <w:r>
        <w:t>Th</w:t>
      </w:r>
      <w:r w:rsidR="00726704">
        <w:t>e</w:t>
      </w:r>
      <w:r>
        <w:t xml:space="preserve"> analysis </w:t>
      </w:r>
      <w:r w:rsidR="00825109">
        <w:t>for Puno case considers</w:t>
      </w:r>
      <w:r>
        <w:t xml:space="preserve"> the household level. This level of granularity allows the researchers to draw insights </w:t>
      </w:r>
      <w:r w:rsidR="0082135D">
        <w:t>into</w:t>
      </w:r>
      <w:r>
        <w:t xml:space="preserve"> the points of final demand </w:t>
      </w:r>
      <w:r w:rsidR="0082135D">
        <w:t>for</w:t>
      </w:r>
      <w:r>
        <w:t xml:space="preserve"> aid</w:t>
      </w:r>
      <w:del w:id="165" w:author="RENATO JOSE QUILICHE ALTAMIRANO" w:date="2022-12-14T23:03:00Z">
        <w:r w:rsidDel="00BA56CD">
          <w:delText xml:space="preserve">, also called the final echelon </w:delText>
        </w:r>
        <w:commentRangeStart w:id="166"/>
        <w:commentRangeStart w:id="167"/>
        <w:commentRangeStart w:id="168"/>
        <w:commentRangeStart w:id="169"/>
        <w:commentRangeStart w:id="170"/>
        <w:commentRangeStart w:id="171"/>
        <w:r w:rsidDel="00BA56CD">
          <w:delText>of the Humanitarian Supply Chain</w:delText>
        </w:r>
      </w:del>
      <w:r>
        <w:t xml:space="preserve"> (</w:t>
      </w:r>
      <w:del w:id="172" w:author="RENATO JOSE QUILICHE ALTAMIRANO" w:date="2022-12-14T23:00:00Z">
        <w:r w:rsidDel="00BA56CD">
          <w:delText>Chong et al., 2019</w:delText>
        </w:r>
      </w:del>
      <w:ins w:id="173" w:author="RENATO JOSE QUILICHE ALTAMIRANO" w:date="2022-12-14T23:00:00Z">
        <w:r w:rsidR="00BA56CD">
          <w:t>Eckhardt et al., 2019</w:t>
        </w:r>
      </w:ins>
      <w:ins w:id="174" w:author="RENATO JOSE QUILICHE ALTAMIRANO" w:date="2022-12-14T23:01:00Z">
        <w:r w:rsidR="00BA56CD">
          <w:t>; Eckhardt et al., 2022</w:t>
        </w:r>
      </w:ins>
      <w:r>
        <w:t xml:space="preserve">). </w:t>
      </w:r>
      <w:commentRangeEnd w:id="166"/>
      <w:r w:rsidR="00825109">
        <w:rPr>
          <w:rStyle w:val="CommentReference"/>
        </w:rPr>
        <w:commentReference w:id="166"/>
      </w:r>
      <w:commentRangeEnd w:id="167"/>
      <w:r w:rsidR="00825109">
        <w:rPr>
          <w:rStyle w:val="CommentReference"/>
        </w:rPr>
        <w:commentReference w:id="167"/>
      </w:r>
      <w:commentRangeEnd w:id="168"/>
      <w:r w:rsidR="00840F25">
        <w:rPr>
          <w:rStyle w:val="CommentReference"/>
        </w:rPr>
        <w:commentReference w:id="168"/>
      </w:r>
      <w:commentRangeEnd w:id="169"/>
      <w:r w:rsidR="00840F25">
        <w:rPr>
          <w:rStyle w:val="CommentReference"/>
        </w:rPr>
        <w:commentReference w:id="169"/>
      </w:r>
      <w:commentRangeEnd w:id="170"/>
      <w:r w:rsidR="00BA56CD">
        <w:rPr>
          <w:rStyle w:val="CommentReference"/>
        </w:rPr>
        <w:commentReference w:id="170"/>
      </w:r>
      <w:commentRangeEnd w:id="171"/>
      <w:r w:rsidR="00BA56CD">
        <w:rPr>
          <w:rStyle w:val="CommentReference"/>
        </w:rPr>
        <w:commentReference w:id="171"/>
      </w:r>
      <w:r>
        <w:t xml:space="preserve">Such information is valuable for </w:t>
      </w:r>
      <w:r w:rsidR="00825109">
        <w:t>developing</w:t>
      </w:r>
      <w:r>
        <w:t xml:space="preserve"> </w:t>
      </w:r>
      <w:del w:id="175" w:author="RENATO JOSE QUILICHE ALTAMIRANO" w:date="2022-12-14T23:11:00Z">
        <w:r w:rsidDel="00BA56CD">
          <w:delText>humanitarian operations</w:delText>
        </w:r>
        <w:r w:rsidR="00825109" w:rsidDel="00BA56CD">
          <w:delText>,</w:delText>
        </w:r>
        <w:r w:rsidDel="00BA56CD">
          <w:delText xml:space="preserve"> </w:delText>
        </w:r>
        <w:r w:rsidR="00E308B8" w:rsidDel="00BA56CD">
          <w:delText>including</w:delText>
        </w:r>
        <w:r w:rsidDel="00BA56CD">
          <w:delText xml:space="preserve"> </w:delText>
        </w:r>
      </w:del>
      <w:r>
        <w:t>disaster preparedness</w:t>
      </w:r>
      <w:r w:rsidR="00E308B8">
        <w:t xml:space="preserve"> strategies</w:t>
      </w:r>
      <w:r>
        <w:t xml:space="preserve">. </w:t>
      </w:r>
    </w:p>
    <w:p w14:paraId="5083EC49" w14:textId="28BD734D" w:rsidR="00E308B8" w:rsidRDefault="00E308B8" w:rsidP="00C05502">
      <w:pPr>
        <w:jc w:val="both"/>
      </w:pPr>
      <w:r>
        <w:t xml:space="preserve">A particular characteristic of the </w:t>
      </w:r>
      <w:r w:rsidR="00825109">
        <w:t xml:space="preserve">Puno </w:t>
      </w:r>
      <w:r>
        <w:t xml:space="preserve">case </w:t>
      </w:r>
      <w:r w:rsidR="00825109">
        <w:t xml:space="preserve">is that </w:t>
      </w:r>
      <w:r w:rsidR="00C557A7">
        <w:t xml:space="preserve">the </w:t>
      </w:r>
      <w:r w:rsidR="00825109">
        <w:t xml:space="preserve">population is settled </w:t>
      </w:r>
      <w:r w:rsidR="00095527">
        <w:t xml:space="preserve">and </w:t>
      </w:r>
      <w:r w:rsidR="00825109">
        <w:t xml:space="preserve">dispersed in space, which matters because the </w:t>
      </w:r>
      <w:r w:rsidR="00C557A7">
        <w:t>classifier aims</w:t>
      </w:r>
      <w:r w:rsidR="00825109">
        <w:t xml:space="preserve"> to identify the final demand points</w:t>
      </w:r>
      <w:r w:rsidR="00C557A7">
        <w:t>.</w:t>
      </w:r>
      <w:r>
        <w:t xml:space="preserve"> In Figure </w:t>
      </w:r>
      <w:r w:rsidR="003B2E79">
        <w:t>4</w:t>
      </w:r>
      <w:r>
        <w:t xml:space="preserve">, the localization of the majority of final demand points is outside the principal cities, in rural </w:t>
      </w:r>
      <w:r w:rsidR="00D67376">
        <w:t>areas</w:t>
      </w:r>
      <w:ins w:id="176" w:author="RENATO JOSE QUILICHE ALTAMIRANO" w:date="2022-12-14T23:23:00Z">
        <w:r w:rsidR="00BA56CD">
          <w:t>. This implies</w:t>
        </w:r>
      </w:ins>
      <w:ins w:id="177" w:author="RENATO JOSE QUILICHE ALTAMIRANO" w:date="2022-12-14T23:30:00Z">
        <w:r w:rsidR="00BA56CD">
          <w:t xml:space="preserve"> </w:t>
        </w:r>
      </w:ins>
      <w:del w:id="178" w:author="RENATO JOSE QUILICHE ALTAMIRANO" w:date="2022-12-14T23:23:00Z">
        <w:r w:rsidR="00C557A7" w:rsidDel="00BA56CD">
          <w:delText xml:space="preserve">, </w:delText>
        </w:r>
      </w:del>
      <w:r w:rsidR="00C557A7">
        <w:t>increasing</w:t>
      </w:r>
      <w:r>
        <w:t xml:space="preserve"> logistic costs (Gutjahr and Fischer, 2018). </w:t>
      </w:r>
      <w:ins w:id="179" w:author="RENATO JOSE QUILICHE ALTAMIRANO" w:date="2022-12-14T23:23:00Z">
        <w:r w:rsidR="00BA56CD">
          <w:t xml:space="preserve">However, </w:t>
        </w:r>
      </w:ins>
      <w:ins w:id="180" w:author="RENATO JOSE QUILICHE ALTAMIRANO" w:date="2022-12-14T23:24:00Z">
        <w:r w:rsidR="00BA56CD">
          <w:t>m</w:t>
        </w:r>
      </w:ins>
      <w:del w:id="181" w:author="RENATO JOSE QUILICHE ALTAMIRANO" w:date="2022-12-14T23:23:00Z">
        <w:r w:rsidR="00C557A7" w:rsidDel="00BA56CD">
          <w:delText>M</w:delText>
        </w:r>
      </w:del>
      <w:r>
        <w:t>isclassifying households at risk of being affected by a cold wave-related disaster would produce deprivation costs because those households</w:t>
      </w:r>
      <w:r w:rsidR="004922F8">
        <w:t xml:space="preserve"> </w:t>
      </w:r>
      <w:r>
        <w:t>need</w:t>
      </w:r>
      <w:r w:rsidR="004922F8">
        <w:t xml:space="preserve"> aid, but the model </w:t>
      </w:r>
      <w:del w:id="182" w:author="RENATO JOSE QUILICHE ALTAMIRANO" w:date="2022-12-14T23:24:00Z">
        <w:r w:rsidR="00C557A7" w:rsidDel="00BA56CD">
          <w:delText>considers</w:delText>
        </w:r>
        <w:r w:rsidR="004922F8" w:rsidDel="00BA56CD">
          <w:delText xml:space="preserve"> </w:delText>
        </w:r>
      </w:del>
      <w:ins w:id="183" w:author="RENATO JOSE QUILICHE ALTAMIRANO" w:date="2022-12-14T23:24:00Z">
        <w:r w:rsidR="00BA56CD">
          <w:t>decides</w:t>
        </w:r>
        <w:r w:rsidR="00BA56CD">
          <w:t xml:space="preserve"> </w:t>
        </w:r>
      </w:ins>
      <w:r w:rsidR="004922F8">
        <w:t>they do not</w:t>
      </w:r>
      <w:r w:rsidR="007B0E9B">
        <w:t xml:space="preserve"> (Tomasini and Van Wassenhove, 2009; </w:t>
      </w:r>
      <w:del w:id="184" w:author="RENATO JOSE QUILICHE ALTAMIRANO" w:date="2022-12-14T23:29:00Z">
        <w:r w:rsidR="007B0E9B" w:rsidDel="00BA56CD">
          <w:delText xml:space="preserve">Leiras et al., </w:delText>
        </w:r>
        <w:commentRangeStart w:id="185"/>
        <w:commentRangeStart w:id="186"/>
        <w:r w:rsidR="007B0E9B" w:rsidDel="00BA56CD">
          <w:delText>2017</w:delText>
        </w:r>
        <w:commentRangeEnd w:id="185"/>
        <w:r w:rsidR="00C557A7" w:rsidDel="00BA56CD">
          <w:rPr>
            <w:rStyle w:val="CommentReference"/>
          </w:rPr>
          <w:commentReference w:id="185"/>
        </w:r>
      </w:del>
      <w:commentRangeEnd w:id="186"/>
      <w:r w:rsidR="00BA56CD">
        <w:rPr>
          <w:rStyle w:val="CommentReference"/>
        </w:rPr>
        <w:commentReference w:id="186"/>
      </w:r>
      <w:ins w:id="187" w:author="RENATO JOSE QUILICHE ALTAMIRANO" w:date="2022-12-14T23:29:00Z">
        <w:r w:rsidR="00BA56CD">
          <w:t>Eckhardt et al., 2017</w:t>
        </w:r>
      </w:ins>
      <w:r w:rsidR="007B0E9B">
        <w:t>)</w:t>
      </w:r>
      <w:r w:rsidR="004922F8">
        <w:t xml:space="preserve">. </w:t>
      </w:r>
      <w:commentRangeStart w:id="188"/>
      <w:commentRangeStart w:id="189"/>
      <w:del w:id="190" w:author="RENATO JOSE QUILICHE ALTAMIRANO" w:date="2022-12-14T23:18:00Z">
        <w:r w:rsidR="004922F8" w:rsidDel="00BA56CD">
          <w:delText xml:space="preserve">Leaving the problem of high logistic costs for future research, as transport is outside the scope of this research, </w:delText>
        </w:r>
        <w:r w:rsidR="007B0E9B" w:rsidDel="00BA56CD">
          <w:delText>a</w:delText>
        </w:r>
      </w:del>
      <w:ins w:id="191" w:author="RENATO JOSE QUILICHE ALTAMIRANO" w:date="2022-12-14T23:24:00Z">
        <w:r w:rsidR="00BA56CD">
          <w:t>To overcome this obstacle, a</w:t>
        </w:r>
      </w:ins>
      <w:r w:rsidR="007B0E9B">
        <w:t xml:space="preserve"> </w:t>
      </w:r>
      <w:del w:id="192" w:author="RENATO JOSE QUILICHE ALTAMIRANO" w:date="2022-12-14T23:24:00Z">
        <w:r w:rsidR="007B0E9B" w:rsidDel="00BA56CD">
          <w:delText xml:space="preserve">greater penalization for false negatives was incorporated at the </w:delText>
        </w:r>
      </w:del>
      <w:r w:rsidR="007B0E9B">
        <w:t xml:space="preserve">model training </w:t>
      </w:r>
      <w:ins w:id="193" w:author="RENATO JOSE QUILICHE ALTAMIRANO" w:date="2022-12-14T23:25:00Z">
        <w:r w:rsidR="00BA56CD">
          <w:t xml:space="preserve">was adapted to minimize false negatives </w:t>
        </w:r>
      </w:ins>
      <w:del w:id="194" w:author="RENATO JOSE QUILICHE ALTAMIRANO" w:date="2022-12-14T23:25:00Z">
        <w:r w:rsidR="007B0E9B" w:rsidDel="00BA56CD">
          <w:delText xml:space="preserve">stage </w:delText>
        </w:r>
      </w:del>
      <w:r w:rsidR="007B0E9B">
        <w:t xml:space="preserve">in order to produce </w:t>
      </w:r>
      <w:r w:rsidR="00D67376">
        <w:t>accurate</w:t>
      </w:r>
      <w:r w:rsidR="007B0E9B">
        <w:t xml:space="preserve"> classifications with minimum deprivation costs.</w:t>
      </w:r>
      <w:commentRangeEnd w:id="188"/>
      <w:r w:rsidR="0099191E">
        <w:rPr>
          <w:rStyle w:val="CommentReference"/>
        </w:rPr>
        <w:commentReference w:id="188"/>
      </w:r>
      <w:commentRangeEnd w:id="189"/>
      <w:r w:rsidR="00BA56CD">
        <w:rPr>
          <w:rStyle w:val="CommentReference"/>
        </w:rPr>
        <w:commentReference w:id="189"/>
      </w:r>
    </w:p>
    <w:p w14:paraId="2C0EE33B" w14:textId="2FBC18D4" w:rsidR="00A2087D" w:rsidRPr="00DA00BD" w:rsidRDefault="00A2087D" w:rsidP="00A2087D">
      <w:pPr>
        <w:jc w:val="center"/>
      </w:pPr>
      <w:r w:rsidRPr="00D71730">
        <w:rPr>
          <w:b/>
          <w:bCs/>
        </w:rPr>
        <w:t xml:space="preserve">Figure </w:t>
      </w:r>
      <w:r w:rsidR="003B2E79">
        <w:rPr>
          <w:b/>
          <w:bCs/>
        </w:rPr>
        <w:t>4</w:t>
      </w:r>
      <w:r w:rsidRPr="00D71730">
        <w:rPr>
          <w:b/>
          <w:bCs/>
        </w:rPr>
        <w:t xml:space="preserve">. </w:t>
      </w:r>
      <w:r w:rsidRPr="00DA00BD">
        <w:t>Spatial distribution of households exposed to ELTEs</w:t>
      </w:r>
    </w:p>
    <w:p w14:paraId="62FD7619" w14:textId="7E16483B" w:rsidR="00A2087D" w:rsidRDefault="00A2087D" w:rsidP="00A2087D">
      <w:pPr>
        <w:jc w:val="center"/>
      </w:pPr>
      <w:r>
        <w:rPr>
          <w:noProof/>
        </w:rPr>
        <w:lastRenderedPageBreak/>
        <w:drawing>
          <wp:inline distT="0" distB="0" distL="0" distR="0" wp14:anchorId="1A6F2F29" wp14:editId="3670EA2C">
            <wp:extent cx="3689455" cy="5212080"/>
            <wp:effectExtent l="0" t="0" r="635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9455" cy="5212080"/>
                    </a:xfrm>
                    <a:prstGeom prst="rect">
                      <a:avLst/>
                    </a:prstGeom>
                    <a:noFill/>
                    <a:ln>
                      <a:noFill/>
                    </a:ln>
                  </pic:spPr>
                </pic:pic>
              </a:graphicData>
            </a:graphic>
          </wp:inline>
        </w:drawing>
      </w:r>
    </w:p>
    <w:p w14:paraId="32F37665" w14:textId="3DA8FDC4" w:rsidR="007555E9" w:rsidRDefault="00087158" w:rsidP="003B2E79">
      <w:pPr>
        <w:jc w:val="both"/>
      </w:pPr>
      <w:r>
        <w:t xml:space="preserve">This paper </w:t>
      </w:r>
      <w:r w:rsidR="0099191E">
        <w:t>covers</w:t>
      </w:r>
      <w:r>
        <w:t xml:space="preserve"> the </w:t>
      </w:r>
      <w:r w:rsidR="0099191E">
        <w:t>problem</w:t>
      </w:r>
      <w:r>
        <w:t xml:space="preserve"> of disaster risk reduction for communities with recurrent disasters. Then it proposes to train a classifier using Machine Learning methods in order to identify points of final demand and support </w:t>
      </w:r>
      <w:commentRangeStart w:id="195"/>
      <w:commentRangeStart w:id="196"/>
      <w:del w:id="197" w:author="RENATO JOSE QUILICHE ALTAMIRANO" w:date="2022-12-14T23:34:00Z">
        <w:r w:rsidDel="005B1E0F">
          <w:delText>humanitarian operations</w:delText>
        </w:r>
      </w:del>
      <w:ins w:id="198" w:author="RENATO JOSE QUILICHE ALTAMIRANO" w:date="2022-12-14T23:34:00Z">
        <w:r w:rsidR="005B1E0F">
          <w:t xml:space="preserve">pre-disaster </w:t>
        </w:r>
      </w:ins>
      <w:ins w:id="199" w:author="RENATO JOSE QUILICHE ALTAMIRANO" w:date="2022-12-14T23:35:00Z">
        <w:r w:rsidR="005B1E0F">
          <w:t>risk reduction and preparedness activities</w:t>
        </w:r>
      </w:ins>
      <w:r>
        <w:t xml:space="preserve">. </w:t>
      </w:r>
      <w:commentRangeEnd w:id="195"/>
      <w:r w:rsidR="0099191E">
        <w:rPr>
          <w:rStyle w:val="CommentReference"/>
        </w:rPr>
        <w:commentReference w:id="195"/>
      </w:r>
      <w:commentRangeEnd w:id="196"/>
      <w:r w:rsidR="005B1E0F">
        <w:rPr>
          <w:rStyle w:val="CommentReference"/>
        </w:rPr>
        <w:commentReference w:id="196"/>
      </w:r>
      <w:del w:id="200" w:author="RENATO JOSE QUILICHE ALTAMIRANO" w:date="2022-12-14T23:35:00Z">
        <w:r w:rsidDel="005B1E0F">
          <w:delText>The approach focuses on supporting pre-disaster risk reduction and planning activities, as it is the</w:delText>
        </w:r>
      </w:del>
      <w:ins w:id="201" w:author="RENATO JOSE QUILICHE ALTAMIRANO" w:date="2022-12-14T23:35:00Z">
        <w:r w:rsidR="005B1E0F">
          <w:t xml:space="preserve">Hence, in </w:t>
        </w:r>
        <w:proofErr w:type="gramStart"/>
        <w:r w:rsidR="005B1E0F">
          <w:t>pre</w:t>
        </w:r>
        <w:proofErr w:type="gramEnd"/>
        <w:r w:rsidR="005B1E0F">
          <w:t>-disaster</w:t>
        </w:r>
      </w:ins>
      <w:r>
        <w:t xml:space="preserve"> phase </w:t>
      </w:r>
      <w:ins w:id="202" w:author="RENATO JOSE QUILICHE ALTAMIRANO" w:date="2022-12-14T23:35:00Z">
        <w:r w:rsidR="005B1E0F">
          <w:t xml:space="preserve">is </w:t>
        </w:r>
      </w:ins>
      <w:r>
        <w:t xml:space="preserve">where the greater impact of model implementation is expected. Nevertheless, the insights may be useful for post-disaster response and recovery activities, as </w:t>
      </w:r>
      <w:r w:rsidR="00A2087D">
        <w:t xml:space="preserve">it also contributes to the understanding of vulnerability drivers at the household level. </w:t>
      </w:r>
    </w:p>
    <w:p w14:paraId="653E61F9" w14:textId="77777777" w:rsidR="007555E9" w:rsidRDefault="007555E9" w:rsidP="007555E9">
      <w:pPr>
        <w:jc w:val="both"/>
      </w:pPr>
    </w:p>
    <w:p w14:paraId="5B80451F" w14:textId="77777777" w:rsidR="007555E9" w:rsidRDefault="007555E9" w:rsidP="007555E9">
      <w:pPr>
        <w:jc w:val="both"/>
      </w:pPr>
    </w:p>
    <w:p w14:paraId="0FE63EFE" w14:textId="77777777" w:rsidR="006338B3" w:rsidRDefault="006338B3" w:rsidP="007555E9">
      <w:pPr>
        <w:jc w:val="both"/>
        <w:sectPr w:rsidR="006338B3" w:rsidSect="006338B3">
          <w:pgSz w:w="11906" w:h="16838"/>
          <w:pgMar w:top="1417" w:right="1701" w:bottom="1417" w:left="1701" w:header="708" w:footer="708" w:gutter="0"/>
          <w:pgNumType w:start="1"/>
          <w:cols w:space="720"/>
          <w:docGrid w:linePitch="299"/>
        </w:sectPr>
      </w:pPr>
    </w:p>
    <w:p w14:paraId="4863EF75" w14:textId="4202382B" w:rsidR="00B110B7" w:rsidRDefault="00B110B7" w:rsidP="002D08B2">
      <w:pPr>
        <w:jc w:val="center"/>
      </w:pPr>
    </w:p>
    <w:tbl>
      <w:tblPr>
        <w:tblStyle w:val="TableGrid"/>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2"/>
        <w:gridCol w:w="7002"/>
      </w:tblGrid>
      <w:tr w:rsidR="00B110B7" w14:paraId="658D023C" w14:textId="77777777" w:rsidTr="002D08B2">
        <w:trPr>
          <w:trHeight w:val="3609"/>
        </w:trPr>
        <w:tc>
          <w:tcPr>
            <w:tcW w:w="2500" w:type="pct"/>
            <w:vAlign w:val="center"/>
          </w:tcPr>
          <w:p w14:paraId="557DD67F" w14:textId="77777777" w:rsidR="00B110B7" w:rsidRDefault="00B110B7" w:rsidP="002D08B2">
            <w:pPr>
              <w:jc w:val="center"/>
            </w:pPr>
            <w:r w:rsidRPr="004E35D9">
              <w:rPr>
                <w:noProof/>
              </w:rPr>
              <w:drawing>
                <wp:inline distT="0" distB="0" distL="0" distR="0" wp14:anchorId="7259E679" wp14:editId="7DEBA2D2">
                  <wp:extent cx="4360054" cy="2103120"/>
                  <wp:effectExtent l="0" t="0" r="2540" b="0"/>
                  <wp:docPr id="1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7"/>
                          <a:stretch>
                            <a:fillRect/>
                          </a:stretch>
                        </pic:blipFill>
                        <pic:spPr>
                          <a:xfrm>
                            <a:off x="0" y="0"/>
                            <a:ext cx="4360054" cy="2103120"/>
                          </a:xfrm>
                          <a:prstGeom prst="rect">
                            <a:avLst/>
                          </a:prstGeom>
                        </pic:spPr>
                      </pic:pic>
                    </a:graphicData>
                  </a:graphic>
                </wp:inline>
              </w:drawing>
            </w:r>
          </w:p>
        </w:tc>
        <w:tc>
          <w:tcPr>
            <w:tcW w:w="2500" w:type="pct"/>
            <w:vAlign w:val="center"/>
          </w:tcPr>
          <w:p w14:paraId="579AB7E0" w14:textId="77777777" w:rsidR="00B110B7" w:rsidRDefault="00B110B7" w:rsidP="002D08B2">
            <w:pPr>
              <w:jc w:val="center"/>
            </w:pPr>
            <w:r w:rsidRPr="004E35D9">
              <w:rPr>
                <w:noProof/>
              </w:rPr>
              <w:drawing>
                <wp:inline distT="0" distB="0" distL="0" distR="0" wp14:anchorId="53D23DA9" wp14:editId="43946179">
                  <wp:extent cx="4360054" cy="2103120"/>
                  <wp:effectExtent l="0" t="0" r="2540" b="0"/>
                  <wp:docPr id="1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8"/>
                          <a:stretch>
                            <a:fillRect/>
                          </a:stretch>
                        </pic:blipFill>
                        <pic:spPr>
                          <a:xfrm>
                            <a:off x="0" y="0"/>
                            <a:ext cx="4360054" cy="2103120"/>
                          </a:xfrm>
                          <a:prstGeom prst="rect">
                            <a:avLst/>
                          </a:prstGeom>
                        </pic:spPr>
                      </pic:pic>
                    </a:graphicData>
                  </a:graphic>
                </wp:inline>
              </w:drawing>
            </w:r>
          </w:p>
        </w:tc>
      </w:tr>
      <w:tr w:rsidR="00B110B7" w14:paraId="0A9ADE96" w14:textId="77777777" w:rsidTr="002D08B2">
        <w:trPr>
          <w:trHeight w:val="3622"/>
        </w:trPr>
        <w:tc>
          <w:tcPr>
            <w:tcW w:w="2500" w:type="pct"/>
            <w:vAlign w:val="center"/>
          </w:tcPr>
          <w:p w14:paraId="6D9BAD48" w14:textId="77777777" w:rsidR="00B110B7" w:rsidRDefault="00B110B7" w:rsidP="002D08B2">
            <w:pPr>
              <w:jc w:val="center"/>
            </w:pPr>
            <w:r w:rsidRPr="004E35D9">
              <w:rPr>
                <w:noProof/>
              </w:rPr>
              <w:drawing>
                <wp:inline distT="0" distB="0" distL="0" distR="0" wp14:anchorId="2E6C3A12" wp14:editId="08FC9996">
                  <wp:extent cx="4360054" cy="2103120"/>
                  <wp:effectExtent l="0" t="0" r="2540" b="0"/>
                  <wp:docPr id="2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9"/>
                          <a:stretch>
                            <a:fillRect/>
                          </a:stretch>
                        </pic:blipFill>
                        <pic:spPr>
                          <a:xfrm>
                            <a:off x="0" y="0"/>
                            <a:ext cx="4360054" cy="2103120"/>
                          </a:xfrm>
                          <a:prstGeom prst="rect">
                            <a:avLst/>
                          </a:prstGeom>
                        </pic:spPr>
                      </pic:pic>
                    </a:graphicData>
                  </a:graphic>
                </wp:inline>
              </w:drawing>
            </w:r>
          </w:p>
        </w:tc>
        <w:tc>
          <w:tcPr>
            <w:tcW w:w="2500" w:type="pct"/>
            <w:vAlign w:val="center"/>
          </w:tcPr>
          <w:p w14:paraId="08539C2B" w14:textId="77777777" w:rsidR="00B110B7" w:rsidRDefault="00B110B7" w:rsidP="002D08B2">
            <w:pPr>
              <w:jc w:val="center"/>
            </w:pPr>
            <w:r w:rsidRPr="004E35D9">
              <w:rPr>
                <w:noProof/>
              </w:rPr>
              <w:drawing>
                <wp:inline distT="0" distB="0" distL="0" distR="0" wp14:anchorId="5D9CC92F" wp14:editId="62DF0B08">
                  <wp:extent cx="4360054" cy="2103120"/>
                  <wp:effectExtent l="0" t="0" r="2540" b="0"/>
                  <wp:docPr id="2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0"/>
                          <a:stretch>
                            <a:fillRect/>
                          </a:stretch>
                        </pic:blipFill>
                        <pic:spPr>
                          <a:xfrm>
                            <a:off x="0" y="0"/>
                            <a:ext cx="4360054" cy="2103120"/>
                          </a:xfrm>
                          <a:prstGeom prst="rect">
                            <a:avLst/>
                          </a:prstGeom>
                        </pic:spPr>
                      </pic:pic>
                    </a:graphicData>
                  </a:graphic>
                </wp:inline>
              </w:drawing>
            </w:r>
          </w:p>
        </w:tc>
      </w:tr>
    </w:tbl>
    <w:p w14:paraId="36C019C4" w14:textId="699A022D" w:rsidR="00B110B7" w:rsidRPr="006338B3" w:rsidRDefault="0099191E" w:rsidP="00B110B7">
      <w:pPr>
        <w:jc w:val="both"/>
        <w:sectPr w:rsidR="00B110B7" w:rsidRPr="006338B3" w:rsidSect="002D08B2">
          <w:pgSz w:w="16838" w:h="11906" w:orient="landscape"/>
          <w:pgMar w:top="1701" w:right="1417" w:bottom="1701" w:left="1417" w:header="708" w:footer="708" w:gutter="0"/>
          <w:pgNumType w:start="1"/>
          <w:cols w:space="720"/>
          <w:docGrid w:linePitch="299"/>
        </w:sectPr>
      </w:pPr>
      <w:r w:rsidRPr="002D08B2">
        <w:rPr>
          <w:b/>
          <w:bCs/>
        </w:rPr>
        <w:t>Figure 3.</w:t>
      </w:r>
      <w:r>
        <w:t xml:space="preserve"> Time series plot for average minimum temperature in Puno 2009-2012</w:t>
      </w:r>
    </w:p>
    <w:p w14:paraId="400480A6" w14:textId="77777777" w:rsidR="007555E9" w:rsidRDefault="007555E9" w:rsidP="00363969">
      <w:pPr>
        <w:pStyle w:val="Heading1"/>
        <w:numPr>
          <w:ilvl w:val="0"/>
          <w:numId w:val="10"/>
        </w:numPr>
        <w:ind w:left="360"/>
      </w:pPr>
      <w:r>
        <w:lastRenderedPageBreak/>
        <w:t>Materials and methods</w:t>
      </w:r>
    </w:p>
    <w:p w14:paraId="07C8489C" w14:textId="77777777" w:rsidR="007555E9" w:rsidRDefault="007555E9" w:rsidP="002D08B2">
      <w:pPr>
        <w:pStyle w:val="Heading2"/>
        <w:numPr>
          <w:ilvl w:val="1"/>
          <w:numId w:val="8"/>
        </w:numPr>
        <w:ind w:left="432"/>
      </w:pPr>
      <w:r>
        <w:t>Data collection methods and the classification problem</w:t>
      </w:r>
    </w:p>
    <w:p w14:paraId="37ED0436" w14:textId="088F77F4" w:rsidR="00C72CAD" w:rsidRDefault="00C72CAD" w:rsidP="00C72CAD">
      <w:pPr>
        <w:jc w:val="both"/>
      </w:pPr>
      <w:r>
        <w:t xml:space="preserve">Raw data on households’ </w:t>
      </w:r>
      <w:r w:rsidR="004F793F">
        <w:t xml:space="preserve">vulnerability to disasters was collected from the National Household Survey (NHS) </w:t>
      </w:r>
      <w:r>
        <w:t xml:space="preserve">carried out by Peruvian’s National Institute of Statistics and Informatics in 2019. Data is available at the nationwide level. The sampling method was stratified over political regions. In consequence, the survey is representative of Puno at </w:t>
      </w:r>
      <w:r w:rsidR="004F793F">
        <w:t xml:space="preserve">the </w:t>
      </w:r>
      <w:r>
        <w:t xml:space="preserve">regional level. The following survey modules were considered for this analysis: population and housing (modules 100 and 200), education (module 300), health (module 400), employment (module 500), and democracy and transparency (module 612). </w:t>
      </w:r>
      <w:r w:rsidRPr="00596511">
        <w:t>These modules contain in</w:t>
      </w:r>
      <w:r>
        <w:t>formation about the defined dimensions of vulnerability</w:t>
      </w:r>
      <w:r w:rsidRPr="00596511">
        <w:t xml:space="preserve"> (UNDRR, 2015; Salazar-Briones et al., 2020</w:t>
      </w:r>
      <w:r w:rsidR="004F793F">
        <w:t>;</w:t>
      </w:r>
      <w:r w:rsidRPr="00596511">
        <w:t xml:space="preserve"> Renteria et al., 2021). In the survey, 23.33% of</w:t>
      </w:r>
      <w:r>
        <w:t xml:space="preserve"> questions</w:t>
      </w:r>
      <w:r w:rsidRPr="00596511">
        <w:t xml:space="preserve"> were answered by another informant</w:t>
      </w:r>
      <w:r w:rsidR="00840F25">
        <w:t>,</w:t>
      </w:r>
      <w:r>
        <w:t xml:space="preserve"> not the head of the household</w:t>
      </w:r>
      <w:r w:rsidRPr="00596511">
        <w:t>.</w:t>
      </w:r>
    </w:p>
    <w:p w14:paraId="1AC74CE2" w14:textId="02F9736E" w:rsidR="00C72CAD" w:rsidRDefault="00C72CAD" w:rsidP="00C72CAD">
      <w:pPr>
        <w:jc w:val="both"/>
      </w:pPr>
      <w:r>
        <w:t xml:space="preserve">The learning target is a binary indicator, as shown by Equation 1. The empirical classification problem </w:t>
      </w:r>
      <w:r w:rsidR="00840F25">
        <w:t>is</w:t>
      </w:r>
      <w:r>
        <w:t xml:space="preserve"> assessed through supervised learning techniques. Regarding classification classes, module 612 asks the following question for each household: </w:t>
      </w:r>
    </w:p>
    <w:p w14:paraId="6ADD3598" w14:textId="77777777" w:rsidR="00C72CAD" w:rsidRPr="009C07DD" w:rsidRDefault="00C72CAD" w:rsidP="00C72CAD">
      <w:pPr>
        <w:jc w:val="both"/>
        <w:rPr>
          <w:i/>
          <w:iCs/>
        </w:rPr>
      </w:pPr>
      <w:r w:rsidRPr="009C07DD">
        <w:rPr>
          <w:i/>
          <w:iCs/>
        </w:rPr>
        <w:t xml:space="preserve">In the last 12 months, has your house been affected by natural disasters (drought, storm, plague, flood, etc.)? </w:t>
      </w:r>
    </w:p>
    <w:p w14:paraId="435DEA9A" w14:textId="36CE07BF" w:rsidR="00C72CAD" w:rsidRDefault="00C72CAD" w:rsidP="00C72CAD">
      <w:pPr>
        <w:jc w:val="both"/>
      </w:pPr>
      <w:r>
        <w:t>This question</w:t>
      </w:r>
      <w:r w:rsidRPr="00BD0363">
        <w:t xml:space="preserve"> does not provide specific information about the</w:t>
      </w:r>
      <w:r>
        <w:t xml:space="preserve"> type</w:t>
      </w:r>
      <w:r w:rsidRPr="00BD0363">
        <w:t xml:space="preserve"> of disaster</w:t>
      </w:r>
      <w:r>
        <w:t xml:space="preserve"> associated with cold wave-related risk. The following facts must be considered to argue for the appropriateness of this variable to </w:t>
      </w:r>
      <w:r w:rsidRPr="003142E3">
        <w:t xml:space="preserve">measure households’ risk of being affected by a </w:t>
      </w:r>
      <w:r>
        <w:t xml:space="preserve">cold wave-related </w:t>
      </w:r>
      <w:r w:rsidRPr="003142E3">
        <w:t>disaster</w:t>
      </w:r>
      <w:r>
        <w:t>:</w:t>
      </w:r>
    </w:p>
    <w:p w14:paraId="04FDDC75" w14:textId="77777777" w:rsidR="00C72CAD" w:rsidRDefault="00C72CAD" w:rsidP="00C72CAD">
      <w:pPr>
        <w:pStyle w:val="ListParagraph"/>
        <w:numPr>
          <w:ilvl w:val="0"/>
          <w:numId w:val="5"/>
        </w:numPr>
        <w:jc w:val="both"/>
      </w:pPr>
      <w:r>
        <w:t xml:space="preserve">In the specific case of Puno, there is an overwhelming prevalence of risks related to low temperatures (see Section 2.3 for data analytics support for this proposition). </w:t>
      </w:r>
    </w:p>
    <w:p w14:paraId="19FF250F" w14:textId="5DFC4FA5" w:rsidR="00C72CAD" w:rsidRDefault="00C72CAD" w:rsidP="00C72CAD">
      <w:pPr>
        <w:pStyle w:val="ListParagraph"/>
        <w:numPr>
          <w:ilvl w:val="0"/>
          <w:numId w:val="5"/>
        </w:numPr>
        <w:jc w:val="both"/>
      </w:pPr>
      <w:r>
        <w:t xml:space="preserve">The average household’s monthly earnings are </w:t>
      </w:r>
      <w:commentRangeStart w:id="203"/>
      <w:del w:id="204" w:author="RENATO JOSE QUILICHE ALTAMIRANO" w:date="2022-12-14T23:50:00Z">
        <w:r w:rsidDel="009563AD">
          <w:delText>S/. 470.2</w:delText>
        </w:r>
        <w:commentRangeEnd w:id="203"/>
        <w:r w:rsidR="005600DD" w:rsidDel="009563AD">
          <w:rPr>
            <w:rStyle w:val="CommentReference"/>
            <w:rFonts w:ascii="Calibri" w:eastAsia="Calibri" w:hAnsi="Calibri" w:cs="Calibri"/>
            <w:lang w:eastAsia="es-ES"/>
          </w:rPr>
          <w:commentReference w:id="203"/>
        </w:r>
      </w:del>
      <w:ins w:id="205" w:author="RENATO JOSE QUILICHE ALTAMIRANO" w:date="2022-12-14T23:50:00Z">
        <w:r w:rsidR="009563AD">
          <w:t>139.53$ (3.37)</w:t>
        </w:r>
      </w:ins>
      <w:r>
        <w:t xml:space="preserve">, and the poverty line is estimated </w:t>
      </w:r>
      <w:commentRangeStart w:id="206"/>
      <w:r w:rsidRPr="009C07DD">
        <w:rPr>
          <w:highlight w:val="yellow"/>
        </w:rPr>
        <w:t xml:space="preserve">on </w:t>
      </w:r>
      <w:del w:id="207" w:author="RENATO JOSE QUILICHE ALTAMIRANO" w:date="2022-12-14T23:51:00Z">
        <w:r w:rsidRPr="009C07DD" w:rsidDel="009563AD">
          <w:rPr>
            <w:highlight w:val="yellow"/>
          </w:rPr>
          <w:delText>S/. 352</w:delText>
        </w:r>
        <w:commentRangeEnd w:id="206"/>
        <w:r w:rsidR="005600DD" w:rsidDel="009563AD">
          <w:rPr>
            <w:rStyle w:val="CommentReference"/>
            <w:rFonts w:ascii="Calibri" w:eastAsia="Calibri" w:hAnsi="Calibri" w:cs="Calibri"/>
            <w:lang w:eastAsia="es-ES"/>
          </w:rPr>
          <w:commentReference w:id="206"/>
        </w:r>
      </w:del>
      <w:ins w:id="208" w:author="RENATO JOSE QUILICHE ALTAMIRANO" w:date="2022-12-14T23:51:00Z">
        <w:r w:rsidR="009563AD">
          <w:rPr>
            <w:highlight w:val="yellow"/>
          </w:rPr>
          <w:t>104.45$ (3.37)</w:t>
        </w:r>
      </w:ins>
      <w:r w:rsidRPr="009C07DD">
        <w:rPr>
          <w:highlight w:val="yellow"/>
        </w:rPr>
        <w:t>.</w:t>
      </w:r>
      <w:r>
        <w:t xml:space="preserve"> Based on data from the National Household Survey, 48.6% of households were poor in 2019 and, thus, very likely to be affected by cold wave-related disasters.</w:t>
      </w:r>
    </w:p>
    <w:p w14:paraId="6C3D7EE6" w14:textId="77777777" w:rsidR="00C72CAD" w:rsidRPr="001208AF" w:rsidRDefault="00C72CAD" w:rsidP="00C72CAD">
      <w:pPr>
        <w:pStyle w:val="ListParagraph"/>
        <w:numPr>
          <w:ilvl w:val="0"/>
          <w:numId w:val="5"/>
        </w:numPr>
        <w:jc w:val="both"/>
      </w:pPr>
      <w:r w:rsidRPr="00C85E30">
        <w:t xml:space="preserve">Rentería et al. </w:t>
      </w:r>
      <w:r w:rsidRPr="001208AF">
        <w:t>(2021) found a strong statistical c</w:t>
      </w:r>
      <w:r>
        <w:t>orrelation between risk classification for different disaster types that support the hypothesis of similar vulnerability dynamics between clime-related disasters. For example, if a household is at risk of being affected by floods, it is very likely to be affected by landslides. The mechanism that explains this correlation is the vulnerability conditions shared by these households.</w:t>
      </w:r>
    </w:p>
    <w:p w14:paraId="0E3A1E37" w14:textId="77777777" w:rsidR="00C72CAD" w:rsidRDefault="00C72CAD" w:rsidP="00C72CAD">
      <w:pPr>
        <w:jc w:val="both"/>
      </w:pPr>
      <w:r>
        <w:t xml:space="preserve">Considering this evidence, it seems reasonable to operationalize the target variable as in Equation 1: equal to one when the household is at </w:t>
      </w:r>
      <w:r w:rsidRPr="003142E3">
        <w:t>risk of being affected by cold</w:t>
      </w:r>
      <w:r>
        <w:t xml:space="preserve"> waves-related disasters. Supervised learning will use this variable as the target for the classification problem.</w:t>
      </w:r>
    </w:p>
    <w:p w14:paraId="66A5E3BE" w14:textId="14E3700E" w:rsidR="00C72CAD" w:rsidRPr="00882F4D" w:rsidRDefault="00000000" w:rsidP="00C72CAD">
      <w:pPr>
        <w:jc w:val="both"/>
        <w:rPr>
          <w:rFonts w:eastAsiaTheme="minorEastAsia"/>
          <w:iCs/>
        </w:rPr>
      </w:p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1 if household is at </m:t>
                </m:r>
                <m:r>
                  <m:rPr>
                    <m:sty m:val="p"/>
                  </m:rPr>
                  <w:rPr>
                    <w:rFonts w:ascii="Cambria Math" w:hAnsi="Cambria Math"/>
                  </w:rPr>
                  <m:t xml:space="preserve">risk of being affected by a </m:t>
                </m:r>
                <m:r>
                  <m:rPr>
                    <m:nor/>
                  </m:rPr>
                  <w:rPr>
                    <w:rFonts w:ascii="Cambria Math" w:hAnsi="Cambria Math"/>
                  </w:rPr>
                  <m:t>cold-related</m:t>
                </m:r>
                <m:r>
                  <m:rPr>
                    <m:sty m:val="p"/>
                  </m:rPr>
                  <w:rPr>
                    <w:rFonts w:ascii="Cambria Math" w:hAnsi="Cambria Math"/>
                  </w:rPr>
                  <m:t xml:space="preserve"> disaster</m:t>
                </m:r>
              </m:e>
              <m:e>
                <m:r>
                  <m:rPr>
                    <m:sty m:val="p"/>
                  </m:rPr>
                  <w:rPr>
                    <w:rFonts w:ascii="Cambria Math" w:eastAsiaTheme="minorEastAsia" w:hAnsi="Cambria Math"/>
                  </w:rPr>
                  <m:t xml:space="preserve">0 otherwise                                                                                                         </m:t>
                </m:r>
              </m:e>
            </m:eqArr>
          </m:e>
        </m:d>
      </m:oMath>
      <w:r w:rsidR="00720220">
        <w:rPr>
          <w:rFonts w:eastAsiaTheme="minorEastAsia"/>
          <w:iCs/>
        </w:rPr>
        <w:t xml:space="preserve"> </w:t>
      </w:r>
      <w:r w:rsidR="00720220">
        <w:rPr>
          <w:rFonts w:eastAsiaTheme="minorEastAsia"/>
          <w:iCs/>
        </w:rPr>
        <w:tab/>
      </w:r>
      <w:r w:rsidR="00720220">
        <w:rPr>
          <w:rFonts w:eastAsiaTheme="minorEastAsia"/>
          <w:iCs/>
        </w:rPr>
        <w:tab/>
        <w:t>(1)</w:t>
      </w:r>
    </w:p>
    <w:p w14:paraId="051EDFF8" w14:textId="10684BBC" w:rsidR="00C72CAD" w:rsidRPr="00882F4D" w:rsidRDefault="00C72CAD" w:rsidP="00C72CAD">
      <w:pPr>
        <w:pStyle w:val="Caption"/>
        <w:rPr>
          <w:i w:val="0"/>
          <w:iCs w:val="0"/>
          <w:color w:val="auto"/>
        </w:rPr>
      </w:pPr>
      <w:commentRangeStart w:id="209"/>
      <w:commentRangeStart w:id="210"/>
      <w:commentRangeStart w:id="211"/>
      <w:del w:id="212" w:author="RENATO JOSE QUILICHE ALTAMIRANO" w:date="2022-12-14T23:53:00Z">
        <w:r w:rsidRPr="00882F4D" w:rsidDel="009563AD">
          <w:rPr>
            <w:b/>
            <w:bCs/>
            <w:i w:val="0"/>
            <w:iCs w:val="0"/>
            <w:color w:val="auto"/>
          </w:rPr>
          <w:delText xml:space="preserve">Equation </w:delText>
        </w:r>
        <w:commentRangeEnd w:id="209"/>
        <w:r w:rsidDel="009563AD">
          <w:rPr>
            <w:rStyle w:val="CommentReference"/>
            <w:rFonts w:ascii="Calibri" w:eastAsia="Calibri" w:hAnsi="Calibri" w:cs="Calibri"/>
            <w:i w:val="0"/>
            <w:iCs w:val="0"/>
            <w:color w:val="auto"/>
            <w:lang w:eastAsia="es-ES"/>
          </w:rPr>
          <w:commentReference w:id="209"/>
        </w:r>
        <w:r w:rsidRPr="00882F4D" w:rsidDel="009563AD">
          <w:rPr>
            <w:b/>
            <w:bCs/>
            <w:i w:val="0"/>
            <w:iCs w:val="0"/>
            <w:color w:val="auto"/>
          </w:rPr>
          <w:fldChar w:fldCharType="begin"/>
        </w:r>
        <w:r w:rsidRPr="00882F4D" w:rsidDel="009563AD">
          <w:rPr>
            <w:b/>
            <w:bCs/>
            <w:i w:val="0"/>
            <w:iCs w:val="0"/>
            <w:color w:val="auto"/>
          </w:rPr>
          <w:delInstrText xml:space="preserve"> SEQ Equation \* ARABIC </w:delInstrText>
        </w:r>
        <w:r w:rsidRPr="00882F4D" w:rsidDel="009563AD">
          <w:rPr>
            <w:b/>
            <w:bCs/>
            <w:i w:val="0"/>
            <w:iCs w:val="0"/>
            <w:color w:val="auto"/>
          </w:rPr>
          <w:fldChar w:fldCharType="separate"/>
        </w:r>
        <w:r w:rsidDel="009563AD">
          <w:rPr>
            <w:b/>
            <w:bCs/>
            <w:i w:val="0"/>
            <w:iCs w:val="0"/>
            <w:noProof/>
            <w:color w:val="auto"/>
          </w:rPr>
          <w:delText>1</w:delText>
        </w:r>
        <w:r w:rsidRPr="00882F4D" w:rsidDel="009563AD">
          <w:rPr>
            <w:b/>
            <w:bCs/>
            <w:i w:val="0"/>
            <w:iCs w:val="0"/>
            <w:color w:val="auto"/>
          </w:rPr>
          <w:fldChar w:fldCharType="end"/>
        </w:r>
        <w:r w:rsidRPr="00882F4D" w:rsidDel="009563AD">
          <w:rPr>
            <w:b/>
            <w:bCs/>
            <w:i w:val="0"/>
            <w:iCs w:val="0"/>
            <w:color w:val="auto"/>
          </w:rPr>
          <w:delText>.</w:delText>
        </w:r>
        <w:r w:rsidRPr="00882F4D" w:rsidDel="009563AD">
          <w:rPr>
            <w:i w:val="0"/>
            <w:iCs w:val="0"/>
            <w:color w:val="auto"/>
          </w:rPr>
          <w:delText xml:space="preserve"> Binary variable measuring household </w:delText>
        </w:r>
        <w:r w:rsidDel="009563AD">
          <w:rPr>
            <w:i w:val="0"/>
            <w:iCs w:val="0"/>
            <w:color w:val="auto"/>
          </w:rPr>
          <w:delText>disaster risk</w:delText>
        </w:r>
        <w:commentRangeEnd w:id="210"/>
        <w:r w:rsidR="00720220" w:rsidDel="009563AD">
          <w:rPr>
            <w:rStyle w:val="CommentReference"/>
            <w:rFonts w:ascii="Calibri" w:eastAsia="Calibri" w:hAnsi="Calibri" w:cs="Calibri"/>
            <w:i w:val="0"/>
            <w:iCs w:val="0"/>
            <w:color w:val="auto"/>
            <w:lang w:eastAsia="es-ES"/>
          </w:rPr>
          <w:commentReference w:id="210"/>
        </w:r>
      </w:del>
      <w:commentRangeEnd w:id="211"/>
      <w:r w:rsidR="009563AD">
        <w:rPr>
          <w:rStyle w:val="CommentReference"/>
          <w:rFonts w:ascii="Calibri" w:eastAsia="Calibri" w:hAnsi="Calibri" w:cs="Calibri"/>
          <w:i w:val="0"/>
          <w:iCs w:val="0"/>
          <w:color w:val="auto"/>
          <w:lang w:eastAsia="es-ES"/>
        </w:rPr>
        <w:commentReference w:id="211"/>
      </w:r>
    </w:p>
    <w:p w14:paraId="0C82EECF" w14:textId="77777777" w:rsidR="00C72CAD" w:rsidRDefault="00C72CAD" w:rsidP="00C72CAD">
      <w:pPr>
        <w:pStyle w:val="Heading2"/>
        <w:numPr>
          <w:ilvl w:val="1"/>
          <w:numId w:val="8"/>
        </w:numPr>
        <w:ind w:left="432"/>
      </w:pPr>
      <w:r>
        <w:t>Machine learning pipeline</w:t>
      </w:r>
    </w:p>
    <w:p w14:paraId="16103A24" w14:textId="77777777" w:rsidR="00C72CAD" w:rsidRDefault="00C72CAD" w:rsidP="00C72CAD">
      <w:pPr>
        <w:jc w:val="both"/>
      </w:pPr>
      <w:r>
        <w:t>All the Machine Learning pipeline steps were performed on Python 3.10 programming language using Scikit-Learn 1.1.1 package.</w:t>
      </w:r>
    </w:p>
    <w:p w14:paraId="079340BD" w14:textId="77777777" w:rsidR="00C72CAD" w:rsidRPr="00BC59FF" w:rsidRDefault="00C72CAD" w:rsidP="00C72CAD">
      <w:pPr>
        <w:jc w:val="both"/>
        <w:rPr>
          <w:b/>
          <w:bCs/>
        </w:rPr>
      </w:pPr>
      <w:r w:rsidRPr="00BC59FF">
        <w:rPr>
          <w:b/>
          <w:bCs/>
        </w:rPr>
        <w:lastRenderedPageBreak/>
        <w:t>Data pre-processing</w:t>
      </w:r>
    </w:p>
    <w:p w14:paraId="372734FA" w14:textId="7B955E8E" w:rsidR="00C72CAD" w:rsidRDefault="00C72CAD" w:rsidP="00C72CAD">
      <w:pPr>
        <w:jc w:val="both"/>
      </w:pPr>
      <w:r>
        <w:t>The feature space extracted from NHS is multi-dimensional. This strategy overcomes the empirical over-simplification of disaster vulnerability into the socio-economic dimension and ignores the other factors' dependence (</w:t>
      </w:r>
      <w:r w:rsidRPr="00871345">
        <w:t>Villarroel-Lamb, 2020</w:t>
      </w:r>
      <w:r>
        <w:t xml:space="preserve">; Regal, 2021; </w:t>
      </w:r>
      <w:r w:rsidRPr="00871345">
        <w:t>Szczyrba et al., 2021</w:t>
      </w:r>
      <w:r>
        <w:t xml:space="preserve"> are some examples). However, the proposed approach entails greater empirical complexity as a higher number of features are considered for the model training process</w:t>
      </w:r>
      <w:r w:rsidR="00720220">
        <w:t xml:space="preserve">. </w:t>
      </w:r>
    </w:p>
    <w:p w14:paraId="76283C00" w14:textId="77777777" w:rsidR="00C72CAD" w:rsidRDefault="00C72CAD" w:rsidP="00C72CAD">
      <w:pPr>
        <w:jc w:val="both"/>
      </w:pPr>
      <w:commentRangeStart w:id="213"/>
      <w:r w:rsidRPr="00871345">
        <w:rPr>
          <w:sz w:val="20"/>
          <w:szCs w:val="20"/>
        </w:rPr>
        <w:t xml:space="preserve">“High-dimensional datasets bring a lot of information to people, </w:t>
      </w:r>
      <w:r>
        <w:rPr>
          <w:sz w:val="20"/>
          <w:szCs w:val="20"/>
        </w:rPr>
        <w:t xml:space="preserve">but </w:t>
      </w:r>
      <w:r w:rsidRPr="00871345">
        <w:rPr>
          <w:sz w:val="20"/>
          <w:szCs w:val="20"/>
        </w:rPr>
        <w:t xml:space="preserve">at the same time, because of </w:t>
      </w:r>
      <w:proofErr w:type="gramStart"/>
      <w:r w:rsidRPr="00871345">
        <w:rPr>
          <w:sz w:val="20"/>
          <w:szCs w:val="20"/>
        </w:rPr>
        <w:t>its</w:t>
      </w:r>
      <w:proofErr w:type="gramEnd"/>
      <w:r w:rsidRPr="00871345">
        <w:rPr>
          <w:sz w:val="20"/>
          <w:szCs w:val="20"/>
        </w:rPr>
        <w:t xml:space="preserve"> sparse and redundancy, it also brings great challenges to data mining and pattern recognition” (Xuan et al., 2019).</w:t>
      </w:r>
      <w:r>
        <w:t xml:space="preserve"> </w:t>
      </w:r>
      <w:commentRangeEnd w:id="213"/>
      <w:r w:rsidR="00720220">
        <w:rPr>
          <w:rStyle w:val="CommentReference"/>
        </w:rPr>
        <w:commentReference w:id="213"/>
      </w:r>
    </w:p>
    <w:p w14:paraId="0092BC66" w14:textId="2C5962ED" w:rsidR="00C72CAD" w:rsidRDefault="00C72CAD" w:rsidP="00C72CAD">
      <w:pPr>
        <w:jc w:val="both"/>
      </w:pPr>
      <w:r>
        <w:t xml:space="preserve">The dataset comprises 86 features, 84 are binary, and the </w:t>
      </w:r>
      <w:r w:rsidR="00720220">
        <w:t xml:space="preserve">remaining </w:t>
      </w:r>
      <w:r>
        <w:t xml:space="preserve">are numeric. A higher number of features will increase the computational time required for hyperparameter search for each supervised learning algorithm. Standard dimensionality reduction techniques, such as Principal Component Analysis, resulted in a significant loss of information that affected the predictive power of supervised algorithms in preliminary experiments. To overcome the curse of dimensionality, supervised sparse learning algorithms were selected: Random Forest and Elastic-Net Logistic Regression. These algorithms rank the feature's importance and reach the optimal predictive formula as a function of a subset of features, removing large amounts of redundancy and noise in the dataset (Xuan et al., 2019). </w:t>
      </w:r>
    </w:p>
    <w:p w14:paraId="185233DA" w14:textId="77777777" w:rsidR="00C72CAD" w:rsidRDefault="00C72CAD" w:rsidP="00C72CAD">
      <w:pPr>
        <w:jc w:val="both"/>
      </w:pPr>
      <w:r>
        <w:t>Following packages’ documentation guidelines, selected supervised learning algorithms' performances improve when input features are measured on the same scale. Consequently, features were standardized by removing the median and scaling the data according to the interquartile range. This feature standardization process is known as Robust Scaling. This procedure was selected because the distribution of numeric variables is asymmetric and does not fit a standard normal distribution. For instance, per capita expenditure is known to be right-skewed, as purchase power tends to have high inequalities in developing countries.</w:t>
      </w:r>
    </w:p>
    <w:p w14:paraId="249BFEC6" w14:textId="77777777" w:rsidR="00C72CAD" w:rsidRPr="00BC59FF" w:rsidRDefault="00C72CAD" w:rsidP="00C72CAD">
      <w:pPr>
        <w:jc w:val="both"/>
        <w:rPr>
          <w:b/>
          <w:bCs/>
        </w:rPr>
      </w:pPr>
      <w:r w:rsidRPr="00BC59FF">
        <w:rPr>
          <w:b/>
          <w:bCs/>
        </w:rPr>
        <w:t>Data processing</w:t>
      </w:r>
    </w:p>
    <w:p w14:paraId="0F89C956" w14:textId="77777777" w:rsidR="00C72CAD" w:rsidRDefault="00C72CAD" w:rsidP="00C72CAD">
      <w:pPr>
        <w:jc w:val="both"/>
      </w:pPr>
      <w:r>
        <w:t xml:space="preserve">Instead of generating information loss, which is the case for standard dimensionality reduction methods, sparse learning includes features’ regularization terms into their objective functions. It reaches maximum predictive power by balancing the bias-variance trade-off through a cross-validation process that aims to maximize a performance metric (Jian et al., 2008; Robert, 2011). Regularized logistic regression includes an Elastic-Net regularization, a convex combination of L1 and L2 regularization. On the other hand, Random Forest is a non-parametric technique that ranks features according to their contribution to the reduction in Gini or Entropy of the conditional probability distribution of the outcome. If a feature does not contribute to an improvement in classification performance or if it does not produce information gain, then that feature is discarded as a candidate for a split (Xin and Ren, 2022). </w:t>
      </w:r>
    </w:p>
    <w:p w14:paraId="25808A1B" w14:textId="7C34E2F4" w:rsidR="00C72CAD" w:rsidRDefault="00C72CAD" w:rsidP="00C72CAD">
      <w:pPr>
        <w:jc w:val="both"/>
      </w:pPr>
      <w:r>
        <w:t>For the hyperparameter optimization strategy, the repeated K-fold cross-validation method was done using the Random Search Cross-Validation method.</w:t>
      </w:r>
    </w:p>
    <w:p w14:paraId="4F3EEFDB" w14:textId="69F58E18" w:rsidR="00C72CAD" w:rsidRDefault="00C72CAD" w:rsidP="00C72CAD">
      <w:pPr>
        <w:jc w:val="both"/>
      </w:pPr>
      <w:r>
        <w:t xml:space="preserve">Seminal work from Giovanelli et al. (2021) introduced an automatized framework for HPO in classification algorithms called </w:t>
      </w:r>
      <w:proofErr w:type="spellStart"/>
      <w:r>
        <w:t>AutoML</w:t>
      </w:r>
      <w:proofErr w:type="spellEnd"/>
      <w:r w:rsidR="00720220">
        <w:t>.</w:t>
      </w:r>
      <w:r>
        <w:t xml:space="preserve"> </w:t>
      </w:r>
      <w:r w:rsidR="00720220">
        <w:t>H</w:t>
      </w:r>
      <w:r>
        <w:t>owever</w:t>
      </w:r>
      <w:r w:rsidR="00720220">
        <w:t>,</w:t>
      </w:r>
      <w:r>
        <w:t xml:space="preserve"> the authors also state that a proficient data scientist with enough domain expertise may be able to outperform the algorithm and find better pipelines. Considering discussion above, Equations 2-5 describe the selected sparse learning algorithms for classification:</w:t>
      </w:r>
    </w:p>
    <w:p w14:paraId="3C84960A" w14:textId="77777777" w:rsidR="00C72CAD" w:rsidRPr="004E3238" w:rsidRDefault="00C72CAD" w:rsidP="00C72CAD">
      <w:pPr>
        <w:jc w:val="both"/>
        <w:rPr>
          <w:b/>
          <w:bCs/>
        </w:rPr>
      </w:pPr>
      <w:r w:rsidRPr="004E3238">
        <w:rPr>
          <w:b/>
          <w:bCs/>
        </w:rPr>
        <w:lastRenderedPageBreak/>
        <w:t>Random Forest classifier</w:t>
      </w:r>
    </w:p>
    <w:p w14:paraId="457CC7F6" w14:textId="0C5930CC" w:rsidR="00C72CAD" w:rsidRPr="00E12ACA" w:rsidRDefault="00C72CAD" w:rsidP="00C72CAD">
      <w:pPr>
        <w:jc w:val="both"/>
      </w:pPr>
      <w:r>
        <w:t xml:space="preserve">Often </w:t>
      </w:r>
      <w:proofErr w:type="gramStart"/>
      <w:r>
        <w:t>referred</w:t>
      </w:r>
      <w:proofErr w:type="gramEnd"/>
      <w:r>
        <w:t xml:space="preserve"> as CART algorithm </w:t>
      </w:r>
      <w:r w:rsidRPr="00E12ACA">
        <w:t>(Jackins et al., 2021)</w:t>
      </w:r>
      <w:r>
        <w:t>, RFC</w:t>
      </w:r>
      <w:r w:rsidR="00720220">
        <w:t>s</w:t>
      </w:r>
      <w:r>
        <w:t xml:space="preserve"> </w:t>
      </w:r>
      <w:r w:rsidR="00720220">
        <w:t xml:space="preserve">are </w:t>
      </w:r>
      <w:r>
        <w:t xml:space="preserve">composed of multiple decision trees that are pruned and then averaged to balance the bias-variance trade-off and maximize the predictive power of the ensemble. </w:t>
      </w:r>
      <w:r w:rsidRPr="00E12ACA">
        <w:t xml:space="preserve">To </w:t>
      </w:r>
      <w:r>
        <w:t>train RFCs</w:t>
      </w:r>
      <w:r w:rsidRPr="00E12ACA">
        <w:t>, the following steps must be followed</w:t>
      </w:r>
      <w:r>
        <w:t xml:space="preserve"> (Xin and Ren, 2022)</w:t>
      </w:r>
      <w:r w:rsidRPr="00E12ACA">
        <w:t>:</w:t>
      </w:r>
    </w:p>
    <w:p w14:paraId="5F100966" w14:textId="54B1C22C" w:rsidR="00C72CAD" w:rsidRDefault="00C72CAD" w:rsidP="00C72CAD">
      <w:pPr>
        <w:pStyle w:val="ListParagraph"/>
        <w:numPr>
          <w:ilvl w:val="0"/>
          <w:numId w:val="6"/>
        </w:numPr>
        <w:jc w:val="both"/>
      </w:pPr>
      <w:r w:rsidRPr="00E12ACA">
        <w:t xml:space="preserve">Randomly select </w:t>
      </w:r>
      <w:r>
        <w:t>‘</w:t>
      </w:r>
      <w:r w:rsidRPr="00E12ACA">
        <w:t>n</w:t>
      </w:r>
      <w:r>
        <w:t>’</w:t>
      </w:r>
      <w:r w:rsidRPr="00E12ACA">
        <w:t xml:space="preserve"> features from total </w:t>
      </w:r>
      <w:r>
        <w:t>‘</w:t>
      </w:r>
      <w:r w:rsidRPr="00E12ACA">
        <w:t>k</w:t>
      </w:r>
      <w:r>
        <w:t>’</w:t>
      </w:r>
      <w:r w:rsidRPr="00E12ACA">
        <w:t xml:space="preserve"> features</w:t>
      </w:r>
    </w:p>
    <w:p w14:paraId="05457084" w14:textId="77777777" w:rsidR="00C72CAD" w:rsidRPr="00E12ACA" w:rsidRDefault="00C72CAD" w:rsidP="00C72CAD">
      <w:pPr>
        <w:pStyle w:val="ListParagraph"/>
        <w:numPr>
          <w:ilvl w:val="0"/>
          <w:numId w:val="6"/>
        </w:numPr>
        <w:jc w:val="both"/>
      </w:pPr>
      <w:r>
        <w:t xml:space="preserve">Randomly select </w:t>
      </w:r>
      <w:r w:rsidRPr="00AC6A70">
        <w:rPr>
          <w:highlight w:val="yellow"/>
        </w:rPr>
        <w:t>‘</w:t>
      </w:r>
      <w:proofErr w:type="spellStart"/>
      <w:r w:rsidRPr="00AC6A70">
        <w:rPr>
          <w:highlight w:val="yellow"/>
        </w:rPr>
        <w:t>max_samples</w:t>
      </w:r>
      <w:proofErr w:type="spellEnd"/>
      <w:r w:rsidRPr="00AC6A70">
        <w:rPr>
          <w:highlight w:val="yellow"/>
        </w:rPr>
        <w:t>’</w:t>
      </w:r>
      <w:r>
        <w:t xml:space="preserve"> number of samples</w:t>
      </w:r>
      <w:r w:rsidRPr="00E12ACA">
        <w:t xml:space="preserve"> </w:t>
      </w:r>
      <w:r>
        <w:t>with bootstrap method.</w:t>
      </w:r>
    </w:p>
    <w:p w14:paraId="53FA1EFD" w14:textId="77777777" w:rsidR="00C72CAD" w:rsidRDefault="00C72CAD" w:rsidP="00C72CAD">
      <w:pPr>
        <w:pStyle w:val="ListParagraph"/>
        <w:numPr>
          <w:ilvl w:val="0"/>
          <w:numId w:val="6"/>
        </w:numPr>
        <w:jc w:val="both"/>
      </w:pPr>
      <w:r w:rsidRPr="00E12ACA">
        <w:t xml:space="preserve">Among the </w:t>
      </w:r>
      <w:r>
        <w:t>‘</w:t>
      </w:r>
      <w:r w:rsidRPr="00E12ACA">
        <w:t>n</w:t>
      </w:r>
      <w:r>
        <w:t>’</w:t>
      </w:r>
      <w:r w:rsidRPr="00E12ACA">
        <w:t xml:space="preserve"> features, calculate the first node using the best split point with </w:t>
      </w:r>
      <w:r>
        <w:t>G</w:t>
      </w:r>
      <w:r w:rsidRPr="00E12ACA">
        <w:t>ini</w:t>
      </w:r>
      <w:r>
        <w:t xml:space="preserve"> or Entropy</w:t>
      </w:r>
      <w:r w:rsidRPr="00E12ACA">
        <w:t xml:space="preserve"> </w:t>
      </w:r>
      <w:r>
        <w:t>‘</w:t>
      </w:r>
      <w:r w:rsidRPr="00E12ACA">
        <w:t>criterion</w:t>
      </w:r>
      <w:r>
        <w:t>’,</w:t>
      </w:r>
      <w:r w:rsidRPr="00E12ACA">
        <w:t xml:space="preserve"> following the rules defined by the parameters</w:t>
      </w:r>
      <w:r>
        <w:t xml:space="preserve"> for each split:</w:t>
      </w:r>
    </w:p>
    <w:p w14:paraId="3D83C21A" w14:textId="77777777" w:rsidR="00C72CAD" w:rsidRDefault="00C72CAD" w:rsidP="00C72CAD">
      <w:pPr>
        <w:pStyle w:val="ListParagraph"/>
        <w:numPr>
          <w:ilvl w:val="1"/>
          <w:numId w:val="6"/>
        </w:numPr>
        <w:jc w:val="both"/>
      </w:pPr>
      <w:r w:rsidRPr="00E12ACA">
        <w:t xml:space="preserve"> </w:t>
      </w:r>
      <w:r>
        <w:t>‘</w:t>
      </w:r>
      <w:r w:rsidRPr="00E12ACA">
        <w:t>Min_samples_split</w:t>
      </w:r>
      <w:r>
        <w:t xml:space="preserve">’: </w:t>
      </w:r>
      <w:r w:rsidRPr="00E12ACA">
        <w:t>minimum number of data points placed in a node before the node is split</w:t>
      </w:r>
      <w:r>
        <w:t>.</w:t>
      </w:r>
    </w:p>
    <w:p w14:paraId="02BA3265" w14:textId="77777777" w:rsidR="00C72CAD" w:rsidRPr="00E12ACA" w:rsidRDefault="00C72CAD" w:rsidP="00C72CAD">
      <w:pPr>
        <w:pStyle w:val="ListParagraph"/>
        <w:numPr>
          <w:ilvl w:val="1"/>
          <w:numId w:val="6"/>
        </w:numPr>
        <w:jc w:val="both"/>
      </w:pPr>
      <w:r>
        <w:t xml:space="preserve"> ‘</w:t>
      </w:r>
      <w:r w:rsidRPr="00E12ACA">
        <w:t>Min_samples_leaf</w:t>
      </w:r>
      <w:r>
        <w:t xml:space="preserve">’: </w:t>
      </w:r>
      <w:r w:rsidRPr="00E12ACA">
        <w:t>minimum number of data points allowed in a leaf node</w:t>
      </w:r>
      <w:r>
        <w:t>.</w:t>
      </w:r>
    </w:p>
    <w:p w14:paraId="3C2C0317" w14:textId="77777777" w:rsidR="00C72CAD" w:rsidRPr="00E12ACA" w:rsidRDefault="00C72CAD" w:rsidP="00C72CAD">
      <w:pPr>
        <w:pStyle w:val="ListParagraph"/>
        <w:numPr>
          <w:ilvl w:val="0"/>
          <w:numId w:val="6"/>
        </w:numPr>
        <w:jc w:val="both"/>
      </w:pPr>
      <w:r w:rsidRPr="00E12ACA">
        <w:t xml:space="preserve">Categorize the node into daughter nodes using the best split with </w:t>
      </w:r>
      <w:r>
        <w:t>Gini or Entropy</w:t>
      </w:r>
      <w:r w:rsidRPr="00E12ACA">
        <w:t xml:space="preserve"> criterion</w:t>
      </w:r>
    </w:p>
    <w:p w14:paraId="7F7F5E3F" w14:textId="77777777" w:rsidR="00C72CAD" w:rsidRPr="00E12ACA" w:rsidRDefault="00C72CAD" w:rsidP="00C72CAD">
      <w:pPr>
        <w:pStyle w:val="ListParagraph"/>
        <w:numPr>
          <w:ilvl w:val="0"/>
          <w:numId w:val="6"/>
        </w:numPr>
        <w:jc w:val="both"/>
      </w:pPr>
      <w:r w:rsidRPr="00E12ACA">
        <w:t xml:space="preserve">Categorize more daughter nodes until the tree reaches the depth equal to </w:t>
      </w:r>
      <w:r>
        <w:t>‘</w:t>
      </w:r>
      <w:r w:rsidRPr="00E12ACA">
        <w:t>max_depth</w:t>
      </w:r>
      <w:r>
        <w:t>’</w:t>
      </w:r>
    </w:p>
    <w:p w14:paraId="544FA660" w14:textId="77777777" w:rsidR="00C72CAD" w:rsidRDefault="00C72CAD" w:rsidP="00C72CAD">
      <w:pPr>
        <w:pStyle w:val="ListParagraph"/>
        <w:numPr>
          <w:ilvl w:val="0"/>
          <w:numId w:val="6"/>
        </w:numPr>
        <w:jc w:val="both"/>
      </w:pPr>
      <w:r w:rsidRPr="00E12ACA">
        <w:t xml:space="preserve">Repeat 1 to </w:t>
      </w:r>
      <w:r>
        <w:t>5</w:t>
      </w:r>
      <w:r w:rsidRPr="00E12ACA">
        <w:t xml:space="preserve"> steps several times equal to </w:t>
      </w:r>
      <w:r>
        <w:t>‘</w:t>
      </w:r>
      <w:r w:rsidRPr="00E12ACA">
        <w:t>n_estimators</w:t>
      </w:r>
      <w:r>
        <w:t>’</w:t>
      </w:r>
      <w:r w:rsidRPr="00E12ACA">
        <w:t xml:space="preserve"> </w:t>
      </w:r>
      <w:r>
        <w:t>to build such number of trees, which refers to the size of the forest.</w:t>
      </w:r>
    </w:p>
    <w:p w14:paraId="0EAE84B9" w14:textId="77777777" w:rsidR="00C72CAD" w:rsidDel="009563AD" w:rsidRDefault="00C72CAD" w:rsidP="00C72CAD">
      <w:pPr>
        <w:pStyle w:val="ListParagraph"/>
        <w:numPr>
          <w:ilvl w:val="0"/>
          <w:numId w:val="6"/>
        </w:numPr>
        <w:jc w:val="both"/>
        <w:rPr>
          <w:del w:id="214" w:author="RENATO JOSE QUILICHE ALTAMIRANO" w:date="2022-12-14T23:57:00Z"/>
        </w:rPr>
      </w:pPr>
      <w:r>
        <w:t>Build the prediction algorithm by averaging the probabilistic prediction among the entire forest.</w:t>
      </w:r>
    </w:p>
    <w:p w14:paraId="58266A7F" w14:textId="77777777" w:rsidR="00C72CAD" w:rsidRPr="009563AD" w:rsidRDefault="00C72CAD" w:rsidP="00C72CAD">
      <w:pPr>
        <w:pStyle w:val="ListParagraph"/>
        <w:numPr>
          <w:ilvl w:val="0"/>
          <w:numId w:val="6"/>
        </w:numPr>
        <w:jc w:val="both"/>
        <w:rPr>
          <w:b/>
          <w:bCs/>
          <w:rPrChange w:id="215" w:author="RENATO JOSE QUILICHE ALTAMIRANO" w:date="2022-12-14T23:57:00Z">
            <w:rPr/>
          </w:rPrChange>
        </w:rPr>
        <w:pPrChange w:id="216" w:author="RENATO JOSE QUILICHE ALTAMIRANO" w:date="2022-12-14T23:57:00Z">
          <w:pPr>
            <w:jc w:val="both"/>
          </w:pPr>
        </w:pPrChange>
      </w:pPr>
    </w:p>
    <w:p w14:paraId="54D07A4E" w14:textId="77777777" w:rsidR="00C72CAD" w:rsidRDefault="00C72CAD" w:rsidP="00C72CAD">
      <w:pPr>
        <w:jc w:val="both"/>
        <w:rPr>
          <w:b/>
          <w:bCs/>
        </w:rPr>
      </w:pPr>
      <w:r w:rsidRPr="00AC6A70">
        <w:rPr>
          <w:b/>
          <w:bCs/>
        </w:rPr>
        <w:t>ENLR</w:t>
      </w:r>
    </w:p>
    <w:p w14:paraId="5CF0D8F4" w14:textId="77777777" w:rsidR="00C72CAD" w:rsidRDefault="00C72CAD" w:rsidP="00C72CAD">
      <w:pPr>
        <w:jc w:val="both"/>
      </w:pPr>
      <w:r>
        <w:t>Zou and Hastie (2005) proposed for the first time the Elastic-Net regularization technique, as a combination of Least Absolute Shrinkage Selection Operator (LASSO) and Ridge regularization terms. The adaptation to Logistic Regression was proposed in literature using different solvers and formulations, but the one that is used here is based on Pedregosa et al. (2011). The objective function is stated as follows:</w:t>
      </w:r>
    </w:p>
    <w:commentRangeStart w:id="217"/>
    <w:p w14:paraId="1EBFE195" w14:textId="77777777" w:rsidR="00C72CAD" w:rsidRPr="00882F4D" w:rsidRDefault="00000000" w:rsidP="00C72CAD">
      <w:pPr>
        <w:rPr>
          <w:rFonts w:eastAsiaTheme="minorEastAsia"/>
          <w:iCs/>
        </w:rPr>
      </w:pPr>
      <m:oMathPara>
        <m:oMathParaPr>
          <m:jc m:val="left"/>
        </m:oMathParaPr>
        <m:oMath>
          <m:func>
            <m:funcPr>
              <m:ctrlPr>
                <w:rPr>
                  <w:rFonts w:ascii="Cambria Math" w:hAnsi="Cambria Math" w:cs="Times New Roman"/>
                  <w:iCs/>
                </w:rPr>
              </m:ctrlPr>
            </m:funcPr>
            <m:fName>
              <m:limLow>
                <m:limLowPr>
                  <m:ctrlPr>
                    <w:rPr>
                      <w:rFonts w:ascii="Cambria Math" w:hAnsi="Cambria Math" w:cs="Times New Roman"/>
                      <w:iCs/>
                    </w:rPr>
                  </m:ctrlPr>
                </m:limLowPr>
                <m:e>
                  <m:r>
                    <m:rPr>
                      <m:sty m:val="p"/>
                    </m:rPr>
                    <w:rPr>
                      <w:rFonts w:ascii="Cambria Math" w:hAnsi="Cambria Math" w:cs="Times New Roman"/>
                    </w:rPr>
                    <m:t>min</m:t>
                  </m:r>
                </m:e>
                <m:lim>
                  <m:r>
                    <m:rPr>
                      <m:sty m:val="p"/>
                    </m:rPr>
                    <w:rPr>
                      <w:rFonts w:ascii="Cambria Math" w:hAnsi="Cambria Math" w:cs="Times New Roman"/>
                    </w:rPr>
                    <m:t>β,</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lim>
              </m:limLow>
            </m:fName>
            <m:e>
              <m:f>
                <m:fPr>
                  <m:ctrlPr>
                    <w:rPr>
                      <w:rFonts w:ascii="Cambria Math" w:hAnsi="Cambria Math" w:cs="Times New Roman"/>
                      <w:iCs/>
                    </w:rPr>
                  </m:ctrlPr>
                </m:fPr>
                <m:num>
                  <m:r>
                    <m:rPr>
                      <m:sty m:val="p"/>
                    </m:rPr>
                    <w:rPr>
                      <w:rFonts w:ascii="Cambria Math" w:hAnsi="Cambria Math" w:cs="Times New Roman"/>
                    </w:rPr>
                    <m:t>1-ρ</m:t>
                  </m:r>
                </m:num>
                <m:den>
                  <m:r>
                    <m:rPr>
                      <m:sty m:val="p"/>
                    </m:rPr>
                    <w:rPr>
                      <w:rFonts w:ascii="Cambria Math" w:hAnsi="Cambria Math" w:cs="Times New Roman"/>
                    </w:rPr>
                    <m:t>2</m:t>
                  </m:r>
                </m:den>
              </m:f>
              <m:sSup>
                <m:sSupPr>
                  <m:ctrlPr>
                    <w:rPr>
                      <w:rFonts w:ascii="Cambria Math" w:hAnsi="Cambria Math" w:cs="Times New Roman"/>
                      <w:iCs/>
                    </w:rPr>
                  </m:ctrlPr>
                </m:sSupPr>
                <m:e>
                  <m:r>
                    <m:rPr>
                      <m:sty m:val="p"/>
                    </m:rPr>
                    <w:rPr>
                      <w:rFonts w:ascii="Cambria Math" w:hAnsi="Cambria Math" w:cs="Times New Roman"/>
                    </w:rPr>
                    <m:t>β</m:t>
                  </m:r>
                </m:e>
                <m:sup>
                  <m:r>
                    <m:rPr>
                      <m:sty m:val="p"/>
                    </m:rPr>
                    <w:rPr>
                      <w:rFonts w:ascii="Cambria Math" w:hAnsi="Cambria Math" w:cs="Times New Roman"/>
                    </w:rPr>
                    <m:t>T</m:t>
                  </m:r>
                </m:sup>
              </m:sSup>
              <m:r>
                <m:rPr>
                  <m:sty m:val="p"/>
                </m:rPr>
                <w:rPr>
                  <w:rFonts w:ascii="Cambria Math" w:hAnsi="Cambria Math" w:cs="Times New Roman"/>
                </w:rPr>
                <m:t>β+ρ</m:t>
              </m:r>
              <m:d>
                <m:dPr>
                  <m:begChr m:val="‖"/>
                  <m:endChr m:val="‖"/>
                  <m:ctrlPr>
                    <w:rPr>
                      <w:rFonts w:ascii="Cambria Math" w:hAnsi="Cambria Math" w:cs="Times New Roman"/>
                      <w:iCs/>
                    </w:rPr>
                  </m:ctrlPr>
                </m:dPr>
                <m:e>
                  <m:r>
                    <m:rPr>
                      <m:sty m:val="p"/>
                    </m:rPr>
                    <w:rPr>
                      <w:rFonts w:ascii="Cambria Math" w:hAnsi="Cambria Math" w:cs="Times New Roman"/>
                    </w:rPr>
                    <m:t>β</m:t>
                  </m:r>
                </m:e>
              </m:d>
              <m:r>
                <m:rPr>
                  <m:sty m:val="p"/>
                </m:rPr>
                <w:rPr>
                  <w:rFonts w:ascii="Cambria Math" w:hAnsi="Cambria Math" w:cs="Times New Roman"/>
                </w:rPr>
                <m:t>+C</m:t>
              </m:r>
              <m:nary>
                <m:naryPr>
                  <m:chr m:val="∑"/>
                  <m:limLoc m:val="undOvr"/>
                  <m:ctrlPr>
                    <w:rPr>
                      <w:rFonts w:ascii="Cambria Math" w:hAnsi="Cambria Math" w:cs="Times New Roman"/>
                      <w:iCs/>
                    </w:rPr>
                  </m:ctrlPr>
                </m:naryPr>
                <m:sub>
                  <m:r>
                    <m:rPr>
                      <m:sty m:val="p"/>
                    </m:rPr>
                    <w:rPr>
                      <w:rFonts w:ascii="Cambria Math" w:hAnsi="Cambria Math" w:cs="Times New Roman"/>
                    </w:rPr>
                    <m:t>i</m:t>
                  </m:r>
                </m:sub>
                <m:sup>
                  <m:r>
                    <m:rPr>
                      <m:sty m:val="p"/>
                    </m:rPr>
                    <w:rPr>
                      <w:rFonts w:ascii="Cambria Math" w:hAnsi="Cambria Math" w:cs="Times New Roman"/>
                    </w:rPr>
                    <m:t>N</m:t>
                  </m:r>
                </m:sup>
                <m:e>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unc>
                            <m:funcPr>
                              <m:ctrlPr>
                                <w:rPr>
                                  <w:rFonts w:ascii="Cambria Math" w:hAnsi="Cambria Math" w:cs="Times New Roman"/>
                                  <w:iCs/>
                                </w:rPr>
                              </m:ctrlPr>
                            </m:funcPr>
                            <m:fName>
                              <m:r>
                                <m:rPr>
                                  <m:nor/>
                                </m:rPr>
                                <w:rPr>
                                  <w:rFonts w:ascii="Cambria Math" w:hAnsi="Cambria Math" w:cs="Times New Roman"/>
                                  <w:iCs/>
                                </w:rPr>
                                <m:t>exp</m:t>
                              </m:r>
                            </m:fName>
                            <m:e>
                              <m:d>
                                <m:dPr>
                                  <m:ctrlPr>
                                    <w:rPr>
                                      <w:rFonts w:ascii="Cambria Math" w:hAnsi="Cambria Math" w:cs="Times New Roman"/>
                                      <w:iCs/>
                                    </w:rPr>
                                  </m:ctrlPr>
                                </m:dPr>
                                <m:e>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β+c</m:t>
                                      </m:r>
                                    </m:e>
                                  </m:d>
                                </m:e>
                              </m:d>
                            </m:e>
                          </m:func>
                          <m:r>
                            <m:rPr>
                              <m:sty m:val="p"/>
                            </m:rPr>
                            <w:rPr>
                              <w:rFonts w:ascii="Cambria Math" w:hAnsi="Cambria Math" w:cs="Times New Roman"/>
                            </w:rPr>
                            <m:t>+1</m:t>
                          </m:r>
                        </m:e>
                      </m:d>
                    </m:e>
                  </m:func>
                </m:e>
              </m:nary>
            </m:e>
          </m:func>
          <w:commentRangeEnd w:id="217"/>
          <m:r>
            <m:rPr>
              <m:sty m:val="p"/>
            </m:rPr>
            <w:rPr>
              <w:rStyle w:val="CommentReference"/>
            </w:rPr>
            <w:commentReference w:id="217"/>
          </m:r>
        </m:oMath>
      </m:oMathPara>
    </w:p>
    <w:p w14:paraId="423DDBE8" w14:textId="77777777" w:rsidR="00C72CAD" w:rsidRPr="00E418C7" w:rsidRDefault="00C72CAD" w:rsidP="00C72CAD">
      <w:pPr>
        <w:jc w:val="both"/>
      </w:pPr>
      <w:r>
        <w:t xml:space="preserve">Where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r>
        <w:rPr>
          <w:rFonts w:eastAsiaTheme="minorEastAsia"/>
        </w:rPr>
        <w:t xml:space="preserve"> is a data vector corresponding to observation </w:t>
      </w:r>
      <m:oMath>
        <m:r>
          <w:rPr>
            <w:rFonts w:ascii="Cambria Math" w:eastAsiaTheme="minorEastAsia" w:hAnsi="Cambria Math"/>
          </w:rPr>
          <m:t>i</m:t>
        </m:r>
      </m:oMath>
      <w:r>
        <w:rPr>
          <w:rFonts w:eastAsiaTheme="minorEastAsia"/>
        </w:rPr>
        <w:t xml:space="preserve">, </w:t>
      </w:r>
      <m:oMath>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oMath>
      <w:r>
        <w:rPr>
          <w:rFonts w:eastAsiaTheme="minorEastAsia"/>
          <w:iCs/>
        </w:rPr>
        <w:t xml:space="preserve"> is the respective observation point for target classes.</w:t>
      </w:r>
    </w:p>
    <w:p w14:paraId="0ED1270D" w14:textId="22BD778C" w:rsidR="007555E9" w:rsidDel="009563AD" w:rsidRDefault="007555E9" w:rsidP="007555E9">
      <w:pPr>
        <w:jc w:val="both"/>
        <w:rPr>
          <w:del w:id="218" w:author="RENATO JOSE QUILICHE ALTAMIRANO" w:date="2022-12-14T23:57:00Z"/>
          <w:b/>
          <w:bCs/>
        </w:rPr>
      </w:pPr>
      <w:del w:id="219" w:author="RENATO JOSE QUILICHE ALTAMIRANO" w:date="2022-12-14T23:57:00Z">
        <w:r w:rsidRPr="00AC6A70" w:rsidDel="009563AD">
          <w:rPr>
            <w:b/>
            <w:bCs/>
          </w:rPr>
          <w:delText>S</w:delText>
        </w:r>
        <w:r w:rsidDel="009563AD">
          <w:rPr>
            <w:b/>
            <w:bCs/>
          </w:rPr>
          <w:delText>upport Vector Classifier (SVC)</w:delText>
        </w:r>
      </w:del>
    </w:p>
    <w:p w14:paraId="08D3DA32" w14:textId="05AFD8BD" w:rsidR="007555E9" w:rsidDel="009563AD" w:rsidRDefault="007555E9" w:rsidP="007555E9">
      <w:pPr>
        <w:jc w:val="both"/>
        <w:rPr>
          <w:del w:id="220" w:author="RENATO JOSE QUILICHE ALTAMIRANO" w:date="2022-12-14T23:57:00Z"/>
        </w:rPr>
      </w:pPr>
      <w:del w:id="221" w:author="RENATO JOSE QUILICHE ALTAMIRANO" w:date="2022-12-14T23:57:00Z">
        <w:r w:rsidDel="009563AD">
          <w:delText xml:space="preserve">The SVC is a model based </w:delText>
        </w:r>
        <w:r w:rsidR="006F1770" w:rsidDel="009563AD">
          <w:delText xml:space="preserve">on the </w:delText>
        </w:r>
        <w:r w:rsidDel="009563AD">
          <w:delText xml:space="preserve"> construction of Support Vector Machines (SVM) that are in essence hyper-planes that sp</w:delText>
        </w:r>
        <w:r w:rsidR="006F1770" w:rsidDel="009563AD">
          <w:delText>l</w:delText>
        </w:r>
        <w:r w:rsidDel="009563AD">
          <w:delText xml:space="preserve">it the dataset based on their patterns following a target. The maximization problem aims to find the hyper-plane that maximizes the distance between feature space considering the target classes. The SVC first creates </w:delText>
        </w:r>
        <w:r w:rsidR="00084750" w:rsidDel="009563AD">
          <w:delText xml:space="preserve">a </w:delText>
        </w:r>
        <w:r w:rsidDel="009563AD">
          <w:delText>linear separating hyper-plane and then uses kernels to project nonlinear data into a form that is linearly distinguishable (Shafapourtehrany et al., 2022). Once trained, the classifier predicts classes according to the following decision function:</w:delText>
        </w:r>
      </w:del>
    </w:p>
    <w:p w14:paraId="426653AE" w14:textId="0044BCDA" w:rsidR="007555E9" w:rsidRPr="0071114A" w:rsidDel="009563AD" w:rsidRDefault="007555E9" w:rsidP="007555E9">
      <w:pPr>
        <w:jc w:val="both"/>
        <w:rPr>
          <w:del w:id="222" w:author="RENATO JOSE QUILICHE ALTAMIRANO" w:date="2022-12-14T23:57:00Z"/>
          <w:rFonts w:eastAsiaTheme="minorEastAsia"/>
          <w:iCs/>
        </w:rPr>
      </w:pPr>
      <m:oMathPara>
        <m:oMath>
          <m:r>
            <w:del w:id="223" w:author="RENATO JOSE QUILICHE ALTAMIRANO" w:date="2022-12-14T23:57:00Z">
              <w:rPr>
                <w:rFonts w:ascii="Cambria Math" w:hAnsi="Cambria Math"/>
              </w:rPr>
              <m:t>F</m:t>
            </w:del>
          </m:r>
          <m:d>
            <m:dPr>
              <m:ctrlPr>
                <w:del w:id="224" w:author="RENATO JOSE QUILICHE ALTAMIRANO" w:date="2022-12-14T23:57:00Z">
                  <w:rPr>
                    <w:rFonts w:ascii="Cambria Math" w:hAnsi="Cambria Math"/>
                    <w:i/>
                  </w:rPr>
                </w:del>
              </m:ctrlPr>
            </m:dPr>
            <m:e>
              <m:sSubSup>
                <m:sSubSupPr>
                  <m:ctrlPr>
                    <w:del w:id="225" w:author="RENATO JOSE QUILICHE ALTAMIRANO" w:date="2022-12-14T23:57:00Z">
                      <w:rPr>
                        <w:rFonts w:ascii="Cambria Math" w:hAnsi="Cambria Math" w:cs="Times New Roman"/>
                        <w:iCs/>
                      </w:rPr>
                    </w:del>
                  </m:ctrlPr>
                </m:sSubSupPr>
                <m:e>
                  <m:r>
                    <w:del w:id="226" w:author="RENATO JOSE QUILICHE ALTAMIRANO" w:date="2022-12-14T23:57:00Z">
                      <m:rPr>
                        <m:sty m:val="p"/>
                      </m:rPr>
                      <w:rPr>
                        <w:rFonts w:ascii="Cambria Math" w:hAnsi="Cambria Math" w:cs="Times New Roman"/>
                      </w:rPr>
                      <m:t>x</m:t>
                    </w:del>
                  </m:r>
                </m:e>
                <m:sub>
                  <m:r>
                    <w:del w:id="227" w:author="RENATO JOSE QUILICHE ALTAMIRANO" w:date="2022-12-14T23:57:00Z">
                      <m:rPr>
                        <m:sty m:val="p"/>
                      </m:rPr>
                      <w:rPr>
                        <w:rFonts w:ascii="Cambria Math" w:hAnsi="Cambria Math" w:cs="Times New Roman"/>
                      </w:rPr>
                      <m:t>i</m:t>
                    </w:del>
                  </m:r>
                </m:sub>
                <m:sup>
                  <m:r>
                    <w:del w:id="228" w:author="RENATO JOSE QUILICHE ALTAMIRANO" w:date="2022-12-14T23:57:00Z">
                      <m:rPr>
                        <m:sty m:val="p"/>
                      </m:rPr>
                      <w:rPr>
                        <w:rFonts w:ascii="Cambria Math" w:hAnsi="Cambria Math" w:cs="Times New Roman"/>
                      </w:rPr>
                      <m:t>T</m:t>
                    </w:del>
                  </m:r>
                </m:sup>
              </m:sSubSup>
            </m:e>
          </m:d>
          <m:r>
            <w:del w:id="229" w:author="RENATO JOSE QUILICHE ALTAMIRANO" w:date="2022-12-14T23:57:00Z">
              <w:rPr>
                <w:rFonts w:ascii="Cambria Math" w:hAnsi="Cambria Math"/>
              </w:rPr>
              <m:t>=sgn</m:t>
            </w:del>
          </m:r>
          <m:d>
            <m:dPr>
              <m:ctrlPr>
                <w:del w:id="230" w:author="RENATO JOSE QUILICHE ALTAMIRANO" w:date="2022-12-14T23:57:00Z">
                  <w:rPr>
                    <w:rFonts w:ascii="Cambria Math" w:hAnsi="Cambria Math"/>
                    <w:i/>
                  </w:rPr>
                </w:del>
              </m:ctrlPr>
            </m:dPr>
            <m:e>
              <m:nary>
                <m:naryPr>
                  <m:chr m:val="∑"/>
                  <m:limLoc m:val="undOvr"/>
                  <m:ctrlPr>
                    <w:del w:id="231" w:author="RENATO JOSE QUILICHE ALTAMIRANO" w:date="2022-12-14T23:57:00Z">
                      <w:rPr>
                        <w:rFonts w:ascii="Cambria Math" w:hAnsi="Cambria Math" w:cs="Times New Roman"/>
                        <w:i/>
                        <w:iCs/>
                      </w:rPr>
                    </w:del>
                  </m:ctrlPr>
                </m:naryPr>
                <m:sub>
                  <m:r>
                    <w:del w:id="232" w:author="RENATO JOSE QUILICHE ALTAMIRANO" w:date="2022-12-14T23:57:00Z">
                      <w:rPr>
                        <w:rFonts w:ascii="Cambria Math" w:hAnsi="Cambria Math" w:cs="Times New Roman"/>
                      </w:rPr>
                      <m:t>k=1</m:t>
                    </w:del>
                  </m:r>
                </m:sub>
                <m:sup>
                  <m:r>
                    <w:del w:id="233" w:author="RENATO JOSE QUILICHE ALTAMIRANO" w:date="2022-12-14T23:57:00Z">
                      <w:rPr>
                        <w:rFonts w:ascii="Cambria Math" w:hAnsi="Cambria Math" w:cs="Times New Roman"/>
                      </w:rPr>
                      <m:t>K</m:t>
                    </w:del>
                  </m:r>
                </m:sup>
                <m:e>
                  <m:sSub>
                    <m:sSubPr>
                      <m:ctrlPr>
                        <w:del w:id="234" w:author="RENATO JOSE QUILICHE ALTAMIRANO" w:date="2022-12-14T23:57:00Z">
                          <w:rPr>
                            <w:rFonts w:ascii="Cambria Math" w:hAnsi="Cambria Math" w:cs="Times New Roman"/>
                            <w:i/>
                            <w:iCs/>
                          </w:rPr>
                        </w:del>
                      </m:ctrlPr>
                    </m:sSubPr>
                    <m:e>
                      <m:r>
                        <w:del w:id="235" w:author="RENATO JOSE QUILICHE ALTAMIRANO" w:date="2022-12-14T23:57:00Z">
                          <w:rPr>
                            <w:rFonts w:ascii="Cambria Math" w:hAnsi="Cambria Math" w:cs="Times New Roman"/>
                          </w:rPr>
                          <m:t>Y</m:t>
                        </w:del>
                      </m:r>
                    </m:e>
                    <m:sub>
                      <m:r>
                        <w:del w:id="236" w:author="RENATO JOSE QUILICHE ALTAMIRANO" w:date="2022-12-14T23:57:00Z">
                          <w:rPr>
                            <w:rFonts w:ascii="Cambria Math" w:hAnsi="Cambria Math" w:cs="Times New Roman"/>
                          </w:rPr>
                          <m:t>i</m:t>
                        </w:del>
                      </m:r>
                    </m:sub>
                  </m:sSub>
                </m:e>
              </m:nary>
              <m:sSub>
                <m:sSubPr>
                  <m:ctrlPr>
                    <w:del w:id="237" w:author="RENATO JOSE QUILICHE ALTAMIRANO" w:date="2022-12-14T23:57:00Z">
                      <w:rPr>
                        <w:rFonts w:ascii="Cambria Math" w:hAnsi="Cambria Math" w:cs="Times New Roman"/>
                      </w:rPr>
                    </w:del>
                  </m:ctrlPr>
                </m:sSubPr>
                <m:e>
                  <m:r>
                    <w:del w:id="238" w:author="RENATO JOSE QUILICHE ALTAMIRANO" w:date="2022-12-14T23:57:00Z">
                      <m:rPr>
                        <m:sty m:val="p"/>
                      </m:rPr>
                      <w:rPr>
                        <w:rFonts w:ascii="Cambria Math" w:hAnsi="Cambria Math" w:cs="Times New Roman"/>
                      </w:rPr>
                      <m:t>β</m:t>
                    </w:del>
                  </m:r>
                </m:e>
                <m:sub>
                  <m:r>
                    <w:del w:id="239" w:author="RENATO JOSE QUILICHE ALTAMIRANO" w:date="2022-12-14T23:57:00Z">
                      <w:rPr>
                        <w:rFonts w:ascii="Cambria Math" w:hAnsi="Cambria Math" w:cs="Times New Roman"/>
                      </w:rPr>
                      <m:t>k</m:t>
                    </w:del>
                  </m:r>
                </m:sub>
              </m:sSub>
              <m:r>
                <w:del w:id="240" w:author="RENATO JOSE QUILICHE ALTAMIRANO" w:date="2022-12-14T23:57:00Z">
                  <w:rPr>
                    <w:rFonts w:ascii="Cambria Math" w:hAnsi="Cambria Math" w:cs="Times New Roman"/>
                  </w:rPr>
                  <m:t>K</m:t>
                </w:del>
              </m:r>
              <m:d>
                <m:dPr>
                  <m:ctrlPr>
                    <w:del w:id="241" w:author="RENATO JOSE QUILICHE ALTAMIRANO" w:date="2022-12-14T23:57:00Z">
                      <w:rPr>
                        <w:rFonts w:ascii="Cambria Math" w:hAnsi="Cambria Math" w:cs="Times New Roman"/>
                        <w:i/>
                      </w:rPr>
                    </w:del>
                  </m:ctrlPr>
                </m:dPr>
                <m:e>
                  <m:sSub>
                    <m:sSubPr>
                      <m:ctrlPr>
                        <w:del w:id="242" w:author="RENATO JOSE QUILICHE ALTAMIRANO" w:date="2022-12-14T23:57:00Z">
                          <w:rPr>
                            <w:rFonts w:ascii="Cambria Math" w:hAnsi="Cambria Math" w:cs="Times New Roman"/>
                            <w:iCs/>
                          </w:rPr>
                        </w:del>
                      </m:ctrlPr>
                    </m:sSubPr>
                    <m:e>
                      <m:r>
                        <w:del w:id="243" w:author="RENATO JOSE QUILICHE ALTAMIRANO" w:date="2022-12-14T23:57:00Z">
                          <m:rPr>
                            <m:sty m:val="p"/>
                          </m:rPr>
                          <w:rPr>
                            <w:rFonts w:ascii="Cambria Math" w:hAnsi="Cambria Math" w:cs="Times New Roman"/>
                          </w:rPr>
                          <m:t>x</m:t>
                        </w:del>
                      </m:r>
                    </m:e>
                    <m:sub>
                      <m:r>
                        <w:del w:id="244" w:author="RENATO JOSE QUILICHE ALTAMIRANO" w:date="2022-12-14T23:57:00Z">
                          <w:rPr>
                            <w:rFonts w:ascii="Cambria Math" w:hAnsi="Cambria Math" w:cs="Times New Roman"/>
                          </w:rPr>
                          <m:t>i</m:t>
                        </w:del>
                      </m:r>
                    </m:sub>
                  </m:sSub>
                  <m:r>
                    <w:del w:id="245" w:author="RENATO JOSE QUILICHE ALTAMIRANO" w:date="2022-12-14T23:57:00Z">
                      <w:rPr>
                        <w:rFonts w:ascii="Cambria Math" w:hAnsi="Cambria Math" w:cs="Times New Roman"/>
                      </w:rPr>
                      <m:t>,</m:t>
                    </w:del>
                  </m:r>
                  <m:sSubSup>
                    <m:sSubSupPr>
                      <m:ctrlPr>
                        <w:del w:id="246" w:author="RENATO JOSE QUILICHE ALTAMIRANO" w:date="2022-12-14T23:57:00Z">
                          <w:rPr>
                            <w:rFonts w:ascii="Cambria Math" w:hAnsi="Cambria Math" w:cs="Times New Roman"/>
                            <w:iCs/>
                          </w:rPr>
                        </w:del>
                      </m:ctrlPr>
                    </m:sSubSupPr>
                    <m:e>
                      <m:r>
                        <w:del w:id="247" w:author="RENATO JOSE QUILICHE ALTAMIRANO" w:date="2022-12-14T23:57:00Z">
                          <m:rPr>
                            <m:sty m:val="p"/>
                          </m:rPr>
                          <w:rPr>
                            <w:rFonts w:ascii="Cambria Math" w:hAnsi="Cambria Math" w:cs="Times New Roman"/>
                          </w:rPr>
                          <m:t>x</m:t>
                        </w:del>
                      </m:r>
                    </m:e>
                    <m:sub>
                      <m:r>
                        <w:del w:id="248" w:author="RENATO JOSE QUILICHE ALTAMIRANO" w:date="2022-12-14T23:57:00Z">
                          <m:rPr>
                            <m:sty m:val="p"/>
                          </m:rPr>
                          <w:rPr>
                            <w:rFonts w:ascii="Cambria Math" w:hAnsi="Cambria Math" w:cs="Times New Roman"/>
                          </w:rPr>
                          <m:t>i</m:t>
                        </w:del>
                      </m:r>
                    </m:sub>
                    <m:sup>
                      <m:r>
                        <w:del w:id="249" w:author="RENATO JOSE QUILICHE ALTAMIRANO" w:date="2022-12-14T23:57:00Z">
                          <m:rPr>
                            <m:sty m:val="p"/>
                          </m:rPr>
                          <w:rPr>
                            <w:rFonts w:ascii="Cambria Math" w:hAnsi="Cambria Math" w:cs="Times New Roman"/>
                          </w:rPr>
                          <m:t>T</m:t>
                        </w:del>
                      </m:r>
                    </m:sup>
                  </m:sSubSup>
                  <m:ctrlPr>
                    <w:del w:id="250" w:author="RENATO JOSE QUILICHE ALTAMIRANO" w:date="2022-12-14T23:57:00Z">
                      <w:rPr>
                        <w:rFonts w:ascii="Cambria Math" w:hAnsi="Cambria Math" w:cs="Times New Roman"/>
                        <w:i/>
                        <w:iCs/>
                      </w:rPr>
                    </w:del>
                  </m:ctrlPr>
                </m:e>
              </m:d>
              <m:r>
                <w:del w:id="251" w:author="RENATO JOSE QUILICHE ALTAMIRANO" w:date="2022-12-14T23:57:00Z">
                  <w:rPr>
                    <w:rFonts w:ascii="Cambria Math" w:hAnsi="Cambria Math" w:cs="Times New Roman"/>
                  </w:rPr>
                  <m:t>+</m:t>
                </w:del>
              </m:r>
              <m:sSub>
                <m:sSubPr>
                  <m:ctrlPr>
                    <w:del w:id="252" w:author="RENATO JOSE QUILICHE ALTAMIRANO" w:date="2022-12-14T23:57:00Z">
                      <w:rPr>
                        <w:rFonts w:ascii="Cambria Math" w:hAnsi="Cambria Math" w:cs="Times New Roman"/>
                        <w:iCs/>
                      </w:rPr>
                    </w:del>
                  </m:ctrlPr>
                </m:sSubPr>
                <m:e>
                  <m:r>
                    <w:del w:id="253" w:author="RENATO JOSE QUILICHE ALTAMIRANO" w:date="2022-12-14T23:57:00Z">
                      <m:rPr>
                        <m:sty m:val="p"/>
                      </m:rPr>
                      <w:rPr>
                        <w:rFonts w:ascii="Cambria Math" w:hAnsi="Cambria Math" w:cs="Times New Roman"/>
                      </w:rPr>
                      <m:t>β</m:t>
                    </w:del>
                  </m:r>
                </m:e>
                <m:sub>
                  <m:r>
                    <w:del w:id="254" w:author="RENATO JOSE QUILICHE ALTAMIRANO" w:date="2022-12-14T23:57:00Z">
                      <m:rPr>
                        <m:sty m:val="p"/>
                      </m:rPr>
                      <w:rPr>
                        <w:rFonts w:ascii="Cambria Math" w:hAnsi="Cambria Math" w:cs="Times New Roman"/>
                      </w:rPr>
                      <m:t>0</m:t>
                    </w:del>
                  </m:r>
                </m:sub>
              </m:sSub>
              <m:ctrlPr>
                <w:del w:id="255" w:author="RENATO JOSE QUILICHE ALTAMIRANO" w:date="2022-12-14T23:57:00Z">
                  <w:rPr>
                    <w:rFonts w:ascii="Cambria Math" w:hAnsi="Cambria Math" w:cs="Times New Roman"/>
                    <w:i/>
                    <w:iCs/>
                  </w:rPr>
                </w:del>
              </m:ctrlPr>
            </m:e>
          </m:d>
        </m:oMath>
      </m:oMathPara>
    </w:p>
    <w:p w14:paraId="6AA517CB" w14:textId="0B7EA853" w:rsidR="007555E9" w:rsidDel="009563AD" w:rsidRDefault="007555E9" w:rsidP="007555E9">
      <w:pPr>
        <w:jc w:val="both"/>
        <w:rPr>
          <w:del w:id="256" w:author="RENATO JOSE QUILICHE ALTAMIRANO" w:date="2022-12-14T23:57:00Z"/>
          <w:rFonts w:eastAsiaTheme="minorEastAsia"/>
        </w:rPr>
      </w:pPr>
      <w:commentRangeStart w:id="257"/>
      <w:del w:id="258" w:author="RENATO JOSE QUILICHE ALTAMIRANO" w:date="2022-12-14T23:57:00Z">
        <w:r w:rsidDel="009563AD">
          <w:rPr>
            <w:rFonts w:eastAsiaTheme="minorEastAsia"/>
            <w:iCs/>
          </w:rPr>
          <w:delText xml:space="preserve">Where, . Sparse </w:delText>
        </w:r>
        <w:commentRangeEnd w:id="257"/>
        <w:r w:rsidR="00256C7A" w:rsidDel="009563AD">
          <w:rPr>
            <w:rStyle w:val="CommentReference"/>
          </w:rPr>
          <w:commentReference w:id="257"/>
        </w:r>
        <w:r w:rsidDel="009563AD">
          <w:rPr>
            <w:rFonts w:eastAsiaTheme="minorEastAsia"/>
            <w:iCs/>
          </w:rPr>
          <w:delText xml:space="preserve">learning applied to SVC requires to add a L2 regularization term to the objective function (L1 regularization is not available in current scikit-learn version for python). Although </w:delText>
        </w:r>
        <w:r w:rsidDel="009563AD">
          <w:rPr>
            <w:rFonts w:eastAsiaTheme="minorEastAsia"/>
            <w:iCs/>
          </w:rPr>
          <w:lastRenderedPageBreak/>
          <w:delText xml:space="preserve">objective function is not described here, is important to state that this modification is needed to regularize parameters to reach sparse results on coefficients </w:delText>
        </w:r>
      </w:del>
      <m:oMath>
        <m:sSub>
          <m:sSubPr>
            <m:ctrlPr>
              <w:del w:id="259" w:author="RENATO JOSE QUILICHE ALTAMIRANO" w:date="2022-12-14T23:57:00Z">
                <w:rPr>
                  <w:rFonts w:ascii="Cambria Math" w:hAnsi="Cambria Math" w:cs="Times New Roman"/>
                </w:rPr>
              </w:del>
            </m:ctrlPr>
          </m:sSubPr>
          <m:e>
            <m:r>
              <w:del w:id="260" w:author="RENATO JOSE QUILICHE ALTAMIRANO" w:date="2022-12-14T23:57:00Z">
                <m:rPr>
                  <m:sty m:val="p"/>
                </m:rPr>
                <w:rPr>
                  <w:rFonts w:ascii="Cambria Math" w:hAnsi="Cambria Math" w:cs="Times New Roman"/>
                </w:rPr>
                <m:t>β</m:t>
              </w:del>
            </m:r>
          </m:e>
          <m:sub>
            <m:r>
              <w:del w:id="261" w:author="RENATO JOSE QUILICHE ALTAMIRANO" w:date="2022-12-14T23:57:00Z">
                <w:rPr>
                  <w:rFonts w:ascii="Cambria Math" w:hAnsi="Cambria Math" w:cs="Times New Roman"/>
                </w:rPr>
                <m:t>k</m:t>
              </w:del>
            </m:r>
          </m:sub>
        </m:sSub>
      </m:oMath>
      <w:del w:id="262" w:author="RENATO JOSE QUILICHE ALTAMIRANO" w:date="2022-12-14T23:57:00Z">
        <w:r w:rsidDel="009563AD">
          <w:rPr>
            <w:rFonts w:eastAsiaTheme="minorEastAsia"/>
          </w:rPr>
          <w:delText>. The following kernel function is called Radial Basis Function (RBF) that is selected as the preferred kernel function as it is good at discovering non-linear hyper-planes target classes:</w:delText>
        </w:r>
      </w:del>
    </w:p>
    <w:p w14:paraId="5A8EC1ED" w14:textId="2EF82100" w:rsidR="007555E9" w:rsidRPr="00024C0A" w:rsidDel="009563AD" w:rsidRDefault="007555E9" w:rsidP="007555E9">
      <w:pPr>
        <w:jc w:val="both"/>
        <w:rPr>
          <w:del w:id="263" w:author="RENATO JOSE QUILICHE ALTAMIRANO" w:date="2022-12-14T23:57:00Z"/>
          <w:rFonts w:eastAsiaTheme="minorEastAsia"/>
          <w:iCs/>
        </w:rPr>
      </w:pPr>
      <m:oMathPara>
        <m:oMath>
          <m:r>
            <w:del w:id="264" w:author="RENATO JOSE QUILICHE ALTAMIRANO" w:date="2022-12-14T23:57:00Z">
              <w:rPr>
                <w:rFonts w:ascii="Cambria Math" w:eastAsiaTheme="minorEastAsia" w:hAnsi="Cambria Math"/>
              </w:rPr>
              <m:t>K</m:t>
            </w:del>
          </m:r>
          <m:d>
            <m:dPr>
              <m:ctrlPr>
                <w:del w:id="265" w:author="RENATO JOSE QUILICHE ALTAMIRANO" w:date="2022-12-14T23:57:00Z">
                  <w:rPr>
                    <w:rFonts w:ascii="Cambria Math" w:eastAsiaTheme="minorEastAsia" w:hAnsi="Cambria Math"/>
                    <w:i/>
                    <w:iCs/>
                  </w:rPr>
                </w:del>
              </m:ctrlPr>
            </m:dPr>
            <m:e>
              <m:sSub>
                <m:sSubPr>
                  <m:ctrlPr>
                    <w:del w:id="266" w:author="RENATO JOSE QUILICHE ALTAMIRANO" w:date="2022-12-14T23:57:00Z">
                      <w:rPr>
                        <w:rFonts w:ascii="Cambria Math" w:hAnsi="Cambria Math" w:cs="Times New Roman"/>
                        <w:iCs/>
                      </w:rPr>
                    </w:del>
                  </m:ctrlPr>
                </m:sSubPr>
                <m:e>
                  <m:r>
                    <w:del w:id="267" w:author="RENATO JOSE QUILICHE ALTAMIRANO" w:date="2022-12-14T23:57:00Z">
                      <m:rPr>
                        <m:sty m:val="p"/>
                      </m:rPr>
                      <w:rPr>
                        <w:rFonts w:ascii="Cambria Math" w:hAnsi="Cambria Math" w:cs="Times New Roman"/>
                      </w:rPr>
                      <m:t>x</m:t>
                    </w:del>
                  </m:r>
                </m:e>
                <m:sub>
                  <m:r>
                    <w:del w:id="268" w:author="RENATO JOSE QUILICHE ALTAMIRANO" w:date="2022-12-14T23:57:00Z">
                      <w:rPr>
                        <w:rFonts w:ascii="Cambria Math" w:hAnsi="Cambria Math" w:cs="Times New Roman"/>
                      </w:rPr>
                      <m:t>i</m:t>
                    </w:del>
                  </m:r>
                </m:sub>
              </m:sSub>
              <m:r>
                <w:del w:id="269" w:author="RENATO JOSE QUILICHE ALTAMIRANO" w:date="2022-12-14T23:57:00Z">
                  <w:rPr>
                    <w:rFonts w:ascii="Cambria Math" w:hAnsi="Cambria Math" w:cs="Times New Roman"/>
                  </w:rPr>
                  <m:t>,</m:t>
                </w:del>
              </m:r>
              <m:sSubSup>
                <m:sSubSupPr>
                  <m:ctrlPr>
                    <w:del w:id="270" w:author="RENATO JOSE QUILICHE ALTAMIRANO" w:date="2022-12-14T23:57:00Z">
                      <w:rPr>
                        <w:rFonts w:ascii="Cambria Math" w:hAnsi="Cambria Math" w:cs="Times New Roman"/>
                        <w:iCs/>
                      </w:rPr>
                    </w:del>
                  </m:ctrlPr>
                </m:sSubSupPr>
                <m:e>
                  <m:r>
                    <w:del w:id="271" w:author="RENATO JOSE QUILICHE ALTAMIRANO" w:date="2022-12-14T23:57:00Z">
                      <m:rPr>
                        <m:sty m:val="p"/>
                      </m:rPr>
                      <w:rPr>
                        <w:rFonts w:ascii="Cambria Math" w:hAnsi="Cambria Math" w:cs="Times New Roman"/>
                      </w:rPr>
                      <m:t>x</m:t>
                    </w:del>
                  </m:r>
                </m:e>
                <m:sub>
                  <m:r>
                    <w:del w:id="272" w:author="RENATO JOSE QUILICHE ALTAMIRANO" w:date="2022-12-14T23:57:00Z">
                      <m:rPr>
                        <m:sty m:val="p"/>
                      </m:rPr>
                      <w:rPr>
                        <w:rFonts w:ascii="Cambria Math" w:hAnsi="Cambria Math" w:cs="Times New Roman"/>
                      </w:rPr>
                      <m:t>i</m:t>
                    </w:del>
                  </m:r>
                </m:sub>
                <m:sup>
                  <m:r>
                    <w:del w:id="273" w:author="RENATO JOSE QUILICHE ALTAMIRANO" w:date="2022-12-14T23:57:00Z">
                      <m:rPr>
                        <m:sty m:val="p"/>
                      </m:rPr>
                      <w:rPr>
                        <w:rFonts w:ascii="Cambria Math" w:hAnsi="Cambria Math" w:cs="Times New Roman"/>
                      </w:rPr>
                      <m:t>T</m:t>
                    </w:del>
                  </m:r>
                </m:sup>
              </m:sSubSup>
              <m:ctrlPr>
                <w:del w:id="274" w:author="RENATO JOSE QUILICHE ALTAMIRANO" w:date="2022-12-14T23:57:00Z">
                  <w:rPr>
                    <w:rFonts w:ascii="Cambria Math" w:hAnsi="Cambria Math" w:cs="Times New Roman"/>
                    <w:i/>
                    <w:iCs/>
                  </w:rPr>
                </w:del>
              </m:ctrlPr>
            </m:e>
          </m:d>
          <m:r>
            <w:del w:id="275" w:author="RENATO JOSE QUILICHE ALTAMIRANO" w:date="2022-12-14T23:57:00Z">
              <w:rPr>
                <w:rFonts w:ascii="Cambria Math" w:hAnsi="Cambria Math" w:cs="Times New Roman"/>
              </w:rPr>
              <m:t>=</m:t>
            </w:del>
          </m:r>
          <m:func>
            <m:funcPr>
              <m:ctrlPr>
                <w:del w:id="276" w:author="RENATO JOSE QUILICHE ALTAMIRANO" w:date="2022-12-14T23:57:00Z">
                  <w:rPr>
                    <w:rFonts w:ascii="Cambria Math" w:hAnsi="Cambria Math" w:cs="Times New Roman"/>
                    <w:iCs/>
                  </w:rPr>
                </w:del>
              </m:ctrlPr>
            </m:funcPr>
            <m:fName>
              <m:r>
                <w:del w:id="277" w:author="RENATO JOSE QUILICHE ALTAMIRANO" w:date="2022-12-14T23:57:00Z">
                  <m:rPr>
                    <m:sty m:val="p"/>
                  </m:rPr>
                  <w:rPr>
                    <w:rFonts w:ascii="Cambria Math" w:hAnsi="Cambria Math" w:cs="Times New Roman"/>
                  </w:rPr>
                  <m:t>exp</m:t>
                </w:del>
              </m:r>
              <m:ctrlPr>
                <w:del w:id="278" w:author="RENATO JOSE QUILICHE ALTAMIRANO" w:date="2022-12-14T23:57:00Z">
                  <w:rPr>
                    <w:rFonts w:ascii="Cambria Math" w:hAnsi="Cambria Math" w:cs="Times New Roman"/>
                    <w:i/>
                    <w:iCs/>
                  </w:rPr>
                </w:del>
              </m:ctrlPr>
            </m:fName>
            <m:e>
              <m:d>
                <m:dPr>
                  <m:ctrlPr>
                    <w:del w:id="279" w:author="RENATO JOSE QUILICHE ALTAMIRANO" w:date="2022-12-14T23:57:00Z">
                      <w:rPr>
                        <w:rFonts w:ascii="Cambria Math" w:hAnsi="Cambria Math" w:cs="Times New Roman"/>
                        <w:i/>
                        <w:iCs/>
                      </w:rPr>
                    </w:del>
                  </m:ctrlPr>
                </m:dPr>
                <m:e>
                  <m:r>
                    <w:del w:id="280" w:author="RENATO JOSE QUILICHE ALTAMIRANO" w:date="2022-12-14T23:57:00Z">
                      <w:rPr>
                        <w:rFonts w:ascii="Cambria Math" w:hAnsi="Cambria Math" w:cs="Times New Roman"/>
                      </w:rPr>
                      <m:t>-γ</m:t>
                    </w:del>
                  </m:r>
                  <m:sSup>
                    <m:sSupPr>
                      <m:ctrlPr>
                        <w:del w:id="281" w:author="RENATO JOSE QUILICHE ALTAMIRANO" w:date="2022-12-14T23:57:00Z">
                          <w:rPr>
                            <w:rFonts w:ascii="Cambria Math" w:hAnsi="Cambria Math" w:cs="Times New Roman"/>
                            <w:i/>
                            <w:iCs/>
                          </w:rPr>
                        </w:del>
                      </m:ctrlPr>
                    </m:sSupPr>
                    <m:e>
                      <m:d>
                        <m:dPr>
                          <m:begChr m:val="|"/>
                          <m:endChr m:val="|"/>
                          <m:ctrlPr>
                            <w:del w:id="282" w:author="RENATO JOSE QUILICHE ALTAMIRANO" w:date="2022-12-14T23:57:00Z">
                              <w:rPr>
                                <w:rFonts w:ascii="Cambria Math" w:hAnsi="Cambria Math" w:cs="Times New Roman"/>
                                <w:i/>
                                <w:iCs/>
                              </w:rPr>
                            </w:del>
                          </m:ctrlPr>
                        </m:dPr>
                        <m:e>
                          <m:sSub>
                            <m:sSubPr>
                              <m:ctrlPr>
                                <w:del w:id="283" w:author="RENATO JOSE QUILICHE ALTAMIRANO" w:date="2022-12-14T23:57:00Z">
                                  <w:rPr>
                                    <w:rFonts w:ascii="Cambria Math" w:hAnsi="Cambria Math" w:cs="Times New Roman"/>
                                  </w:rPr>
                                </w:del>
                              </m:ctrlPr>
                            </m:sSubPr>
                            <m:e>
                              <m:r>
                                <w:del w:id="284" w:author="RENATO JOSE QUILICHE ALTAMIRANO" w:date="2022-12-14T23:57:00Z">
                                  <m:rPr>
                                    <m:sty m:val="p"/>
                                  </m:rPr>
                                  <w:rPr>
                                    <w:rFonts w:ascii="Cambria Math" w:hAnsi="Cambria Math" w:cs="Times New Roman"/>
                                  </w:rPr>
                                  <m:t>x</m:t>
                                </w:del>
                              </m:r>
                              <m:ctrlPr>
                                <w:del w:id="285" w:author="RENATO JOSE QUILICHE ALTAMIRANO" w:date="2022-12-14T23:57:00Z">
                                  <w:rPr>
                                    <w:rFonts w:ascii="Cambria Math" w:hAnsi="Cambria Math" w:cs="Times New Roman"/>
                                    <w:iCs/>
                                  </w:rPr>
                                </w:del>
                              </m:ctrlPr>
                            </m:e>
                            <m:sub>
                              <m:r>
                                <w:del w:id="286" w:author="RENATO JOSE QUILICHE ALTAMIRANO" w:date="2022-12-14T23:57:00Z">
                                  <m:rPr>
                                    <m:sty m:val="p"/>
                                  </m:rPr>
                                  <w:rPr>
                                    <w:rFonts w:ascii="Cambria Math" w:hAnsi="Cambria Math" w:cs="Times New Roman"/>
                                  </w:rPr>
                                  <m:t>i</m:t>
                                </w:del>
                              </m:r>
                              <m:ctrlPr>
                                <w:del w:id="287" w:author="RENATO JOSE QUILICHE ALTAMIRANO" w:date="2022-12-14T23:57:00Z">
                                  <w:rPr>
                                    <w:rFonts w:ascii="Cambria Math" w:hAnsi="Cambria Math" w:cs="Times New Roman"/>
                                    <w:iCs/>
                                  </w:rPr>
                                </w:del>
                              </m:ctrlPr>
                            </m:sub>
                          </m:sSub>
                          <m:r>
                            <w:del w:id="288" w:author="RENATO JOSE QUILICHE ALTAMIRANO" w:date="2022-12-14T23:57:00Z">
                              <w:rPr>
                                <w:rFonts w:ascii="Cambria Math" w:hAnsi="Cambria Math" w:cs="Times New Roman"/>
                              </w:rPr>
                              <m:t>-</m:t>
                            </w:del>
                          </m:r>
                          <m:sSubSup>
                            <m:sSubSupPr>
                              <m:ctrlPr>
                                <w:del w:id="289" w:author="RENATO JOSE QUILICHE ALTAMIRANO" w:date="2022-12-14T23:57:00Z">
                                  <w:rPr>
                                    <w:rFonts w:ascii="Cambria Math" w:hAnsi="Cambria Math" w:cs="Times New Roman"/>
                                    <w:iCs/>
                                  </w:rPr>
                                </w:del>
                              </m:ctrlPr>
                            </m:sSubSupPr>
                            <m:e>
                              <m:r>
                                <w:del w:id="290" w:author="RENATO JOSE QUILICHE ALTAMIRANO" w:date="2022-12-14T23:57:00Z">
                                  <m:rPr>
                                    <m:sty m:val="p"/>
                                  </m:rPr>
                                  <w:rPr>
                                    <w:rFonts w:ascii="Cambria Math" w:hAnsi="Cambria Math" w:cs="Times New Roman"/>
                                  </w:rPr>
                                  <m:t>x</m:t>
                                </w:del>
                              </m:r>
                            </m:e>
                            <m:sub>
                              <m:r>
                                <w:del w:id="291" w:author="RENATO JOSE QUILICHE ALTAMIRANO" w:date="2022-12-14T23:57:00Z">
                                  <m:rPr>
                                    <m:sty m:val="p"/>
                                  </m:rPr>
                                  <w:rPr>
                                    <w:rFonts w:ascii="Cambria Math" w:hAnsi="Cambria Math" w:cs="Times New Roman"/>
                                  </w:rPr>
                                  <m:t>i</m:t>
                                </w:del>
                              </m:r>
                            </m:sub>
                            <m:sup>
                              <m:r>
                                <w:del w:id="292" w:author="RENATO JOSE QUILICHE ALTAMIRANO" w:date="2022-12-14T23:57:00Z">
                                  <m:rPr>
                                    <m:sty m:val="p"/>
                                  </m:rPr>
                                  <w:rPr>
                                    <w:rFonts w:ascii="Cambria Math" w:hAnsi="Cambria Math" w:cs="Times New Roman"/>
                                  </w:rPr>
                                  <m:t>T</m:t>
                                </w:del>
                              </m:r>
                            </m:sup>
                          </m:sSubSup>
                        </m:e>
                      </m:d>
                    </m:e>
                    <m:sup>
                      <m:r>
                        <w:del w:id="293" w:author="RENATO JOSE QUILICHE ALTAMIRANO" w:date="2022-12-14T23:57:00Z">
                          <w:rPr>
                            <w:rFonts w:ascii="Cambria Math" w:hAnsi="Cambria Math" w:cs="Times New Roman"/>
                          </w:rPr>
                          <m:t>2</m:t>
                        </w:del>
                      </m:r>
                    </m:sup>
                  </m:sSup>
                </m:e>
              </m:d>
            </m:e>
          </m:func>
        </m:oMath>
      </m:oMathPara>
    </w:p>
    <w:p w14:paraId="31B2929D" w14:textId="77777777" w:rsidR="007555E9" w:rsidRDefault="007555E9" w:rsidP="007555E9">
      <w:pPr>
        <w:pStyle w:val="ListParagraph"/>
        <w:numPr>
          <w:ilvl w:val="1"/>
          <w:numId w:val="4"/>
        </w:numPr>
        <w:jc w:val="both"/>
      </w:pPr>
      <w:r>
        <w:t>Post-processing metrics</w:t>
      </w:r>
    </w:p>
    <w:p w14:paraId="2AAF71FE" w14:textId="7F5B961F" w:rsidR="007555E9" w:rsidRDefault="007555E9" w:rsidP="007555E9">
      <w:pPr>
        <w:jc w:val="both"/>
      </w:pPr>
      <w:r>
        <w:t>The following Figure</w:t>
      </w:r>
      <w:commentRangeStart w:id="294"/>
      <w:r>
        <w:t xml:space="preserve"> 2</w:t>
      </w:r>
      <w:commentRangeEnd w:id="294"/>
      <w:r w:rsidR="000227A2">
        <w:rPr>
          <w:rStyle w:val="CommentReference"/>
        </w:rPr>
        <w:commentReference w:id="294"/>
      </w:r>
      <w:r>
        <w:t xml:space="preserve"> shows the confusion matrix that illustrates performance of classification algorithms. The </w:t>
      </w:r>
      <w:proofErr w:type="gramStart"/>
      <w:r>
        <w:t>mostly</w:t>
      </w:r>
      <w:proofErr w:type="gramEnd"/>
      <w:r>
        <w:t xml:space="preserve"> used heuristic is to maximize the diagonals or the accuracy of the classifier. However, given the complexities described in Section 2.2, the classification problem demands a different approach. To describe such approach, the relationship between classifier performance metrics and logistic, deprivation</w:t>
      </w:r>
      <w:r w:rsidR="000227A2">
        <w:t>,</w:t>
      </w:r>
      <w:r>
        <w:t xml:space="preserve"> and social costs (Holguin-Veras et al, 2013; Shao et al., 2020) </w:t>
      </w:r>
      <w:r w:rsidR="000227A2">
        <w:t>are</w:t>
      </w:r>
      <w:r>
        <w:t xml:space="preserve"> next defined:</w:t>
      </w:r>
    </w:p>
    <w:p w14:paraId="44E9553D" w14:textId="49265397" w:rsidR="00834E96" w:rsidRPr="001771AC" w:rsidRDefault="00834E96" w:rsidP="007555E9">
      <w:pPr>
        <w:jc w:val="both"/>
      </w:pPr>
      <w:commentRangeStart w:id="295"/>
      <w:r>
        <w:t>Figure 7</w:t>
      </w:r>
      <w:commentRangeEnd w:id="295"/>
      <w:r w:rsidR="000227A2">
        <w:rPr>
          <w:rStyle w:val="CommentReference"/>
        </w:rPr>
        <w:commentReference w:id="295"/>
      </w:r>
    </w:p>
    <w:p w14:paraId="27B4F8C3" w14:textId="5F52CC19" w:rsidR="007555E9" w:rsidRDefault="007555E9" w:rsidP="007555E9">
      <w:pPr>
        <w:jc w:val="both"/>
        <w:rPr>
          <w:b/>
          <w:bCs/>
        </w:rPr>
      </w:pPr>
      <w:r>
        <w:rPr>
          <w:b/>
          <w:bCs/>
          <w:noProof/>
        </w:rPr>
        <w:drawing>
          <wp:inline distT="0" distB="0" distL="0" distR="0" wp14:anchorId="175651CB" wp14:editId="658CA8EB">
            <wp:extent cx="4587240" cy="3272623"/>
            <wp:effectExtent l="0" t="0" r="3810" b="4445"/>
            <wp:docPr id="4" name="Imagem 2"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PowerPoint&#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9335" cy="3288386"/>
                    </a:xfrm>
                    <a:prstGeom prst="rect">
                      <a:avLst/>
                    </a:prstGeom>
                    <a:noFill/>
                    <a:ln>
                      <a:noFill/>
                    </a:ln>
                  </pic:spPr>
                </pic:pic>
              </a:graphicData>
            </a:graphic>
          </wp:inline>
        </w:drawing>
      </w:r>
    </w:p>
    <w:p w14:paraId="066CBF6A" w14:textId="4A516CA9" w:rsidR="00834E96" w:rsidRDefault="00834E96" w:rsidP="007555E9">
      <w:pPr>
        <w:jc w:val="both"/>
        <w:rPr>
          <w:b/>
          <w:bCs/>
        </w:rPr>
      </w:pPr>
      <w:r>
        <w:rPr>
          <w:b/>
          <w:bCs/>
        </w:rPr>
        <w:t>Table 3: Interpretation of confusion matrix elements</w:t>
      </w:r>
    </w:p>
    <w:tbl>
      <w:tblPr>
        <w:tblStyle w:val="TableGrid"/>
        <w:tblW w:w="0" w:type="auto"/>
        <w:tblLook w:val="04A0" w:firstRow="1" w:lastRow="0" w:firstColumn="1" w:lastColumn="0" w:noHBand="0" w:noVBand="1"/>
      </w:tblPr>
      <w:tblGrid>
        <w:gridCol w:w="1093"/>
        <w:gridCol w:w="7401"/>
      </w:tblGrid>
      <w:tr w:rsidR="007555E9" w14:paraId="4F3A9BA0" w14:textId="77777777" w:rsidTr="00803E7C">
        <w:tc>
          <w:tcPr>
            <w:tcW w:w="0" w:type="auto"/>
          </w:tcPr>
          <w:p w14:paraId="64B8225C" w14:textId="77777777" w:rsidR="007555E9" w:rsidRPr="00F65559" w:rsidRDefault="007555E9" w:rsidP="00803E7C">
            <w:pPr>
              <w:jc w:val="both"/>
              <w:rPr>
                <w:b/>
                <w:bCs/>
              </w:rPr>
            </w:pPr>
            <w:r w:rsidRPr="00F65559">
              <w:rPr>
                <w:b/>
                <w:bCs/>
              </w:rPr>
              <w:t>Quadrant</w:t>
            </w:r>
          </w:p>
        </w:tc>
        <w:tc>
          <w:tcPr>
            <w:tcW w:w="0" w:type="auto"/>
          </w:tcPr>
          <w:p w14:paraId="070B153E" w14:textId="77777777" w:rsidR="007555E9" w:rsidRPr="00F65559" w:rsidRDefault="007555E9" w:rsidP="00803E7C">
            <w:pPr>
              <w:jc w:val="both"/>
              <w:rPr>
                <w:b/>
                <w:bCs/>
              </w:rPr>
            </w:pPr>
            <w:r w:rsidRPr="00F65559">
              <w:rPr>
                <w:b/>
                <w:bCs/>
              </w:rPr>
              <w:t>Relation with social costs</w:t>
            </w:r>
          </w:p>
        </w:tc>
      </w:tr>
      <w:tr w:rsidR="007555E9" w14:paraId="27203D7A" w14:textId="77777777" w:rsidTr="00803E7C">
        <w:tc>
          <w:tcPr>
            <w:tcW w:w="0" w:type="auto"/>
          </w:tcPr>
          <w:p w14:paraId="16713A7F" w14:textId="77777777" w:rsidR="007555E9" w:rsidRDefault="007555E9" w:rsidP="00803E7C">
            <w:pPr>
              <w:jc w:val="both"/>
            </w:pPr>
            <m:oMathPara>
              <m:oMath>
                <m:r>
                  <w:rPr>
                    <w:rFonts w:ascii="Cambria Math" w:hAnsi="Cambria Math"/>
                  </w:rPr>
                  <m:t>TN (Q1)</m:t>
                </m:r>
              </m:oMath>
            </m:oMathPara>
          </w:p>
        </w:tc>
        <w:tc>
          <w:tcPr>
            <w:tcW w:w="0" w:type="auto"/>
          </w:tcPr>
          <w:p w14:paraId="10DDC6CC" w14:textId="77777777" w:rsidR="007555E9" w:rsidRDefault="007555E9" w:rsidP="00803E7C">
            <w:pPr>
              <w:jc w:val="both"/>
            </w:pPr>
            <w:r>
              <w:t xml:space="preserve">Cases where households do not have risk and the model classifies it correctly, so the model decides that they do not need supplies. Greater values in this quadrant save social costs, as no supplies are required by households that have no risk. The no-risk classification depends on a threshold for predicted probabilities, set to 50% by default. </w:t>
            </w:r>
          </w:p>
        </w:tc>
      </w:tr>
      <w:tr w:rsidR="007555E9" w14:paraId="0216C84D" w14:textId="77777777" w:rsidTr="00803E7C">
        <w:tc>
          <w:tcPr>
            <w:tcW w:w="0" w:type="auto"/>
          </w:tcPr>
          <w:p w14:paraId="1AE34218" w14:textId="77777777" w:rsidR="007555E9" w:rsidRDefault="007555E9" w:rsidP="00803E7C">
            <w:pPr>
              <w:jc w:val="both"/>
            </w:pPr>
            <m:oMathPara>
              <m:oMath>
                <m:r>
                  <w:rPr>
                    <w:rFonts w:ascii="Cambria Math" w:hAnsi="Cambria Math"/>
                  </w:rPr>
                  <m:t>FP (Q2)</m:t>
                </m:r>
              </m:oMath>
            </m:oMathPara>
          </w:p>
        </w:tc>
        <w:tc>
          <w:tcPr>
            <w:tcW w:w="0" w:type="auto"/>
          </w:tcPr>
          <w:p w14:paraId="1B6B6538" w14:textId="77777777" w:rsidR="007555E9" w:rsidRDefault="007555E9" w:rsidP="00803E7C">
            <w:pPr>
              <w:jc w:val="both"/>
            </w:pPr>
            <w:r>
              <w:t>Cases where households do not have risk and the model misclassifies them and decides that must be delivered with aid, thus generating undesired logistic costs (</w:t>
            </w:r>
            <m:oMath>
              <m:r>
                <w:rPr>
                  <w:rFonts w:ascii="Cambria Math" w:hAnsi="Cambria Math"/>
                </w:rPr>
                <m:t>O2</m:t>
              </m:r>
            </m:oMath>
            <w:r>
              <w:t>).</w:t>
            </w:r>
          </w:p>
        </w:tc>
      </w:tr>
      <w:tr w:rsidR="007555E9" w14:paraId="73831D48" w14:textId="77777777" w:rsidTr="00803E7C">
        <w:tc>
          <w:tcPr>
            <w:tcW w:w="0" w:type="auto"/>
          </w:tcPr>
          <w:p w14:paraId="3F0ED2DE" w14:textId="77777777" w:rsidR="007555E9" w:rsidRDefault="007555E9" w:rsidP="00803E7C">
            <w:pPr>
              <w:jc w:val="both"/>
            </w:pPr>
            <m:oMathPara>
              <m:oMath>
                <m:r>
                  <w:rPr>
                    <w:rFonts w:ascii="Cambria Math" w:hAnsi="Cambria Math"/>
                  </w:rPr>
                  <m:t>FN (Q3)</m:t>
                </m:r>
              </m:oMath>
            </m:oMathPara>
          </w:p>
        </w:tc>
        <w:tc>
          <w:tcPr>
            <w:tcW w:w="0" w:type="auto"/>
          </w:tcPr>
          <w:p w14:paraId="36BC5E86" w14:textId="77777777" w:rsidR="007555E9" w:rsidRDefault="007555E9" w:rsidP="00803E7C">
            <w:pPr>
              <w:jc w:val="both"/>
            </w:pPr>
            <w:r>
              <w:t xml:space="preserve">Cases where households have risk and the model misclassifies them and decides that they do not need supplies, thus directly generating deprivation costs on demand points that are not being supplied with aid when they need it. Following </w:t>
            </w:r>
            <w:r>
              <w:lastRenderedPageBreak/>
              <w:t xml:space="preserve">Section 2.5, deprivation costs must be emphasized, as the reproduce vulnerabilities. Furthermore, if ignored, peaks of </w:t>
            </w:r>
            <w:proofErr w:type="gramStart"/>
            <w:r>
              <w:t>deprivations</w:t>
            </w:r>
            <w:proofErr w:type="gramEnd"/>
            <w:r>
              <w:t xml:space="preserve"> may lead communities to peaks of resources utilization. In extreme cases, international help is required to cover demand from peaks of deprivations.</w:t>
            </w:r>
          </w:p>
        </w:tc>
      </w:tr>
      <w:tr w:rsidR="007555E9" w14:paraId="274711CB" w14:textId="77777777" w:rsidTr="00803E7C">
        <w:tc>
          <w:tcPr>
            <w:tcW w:w="0" w:type="auto"/>
          </w:tcPr>
          <w:p w14:paraId="080754DC" w14:textId="77777777" w:rsidR="007555E9" w:rsidRDefault="007555E9" w:rsidP="00803E7C">
            <w:pPr>
              <w:jc w:val="both"/>
            </w:pPr>
            <m:oMathPara>
              <m:oMath>
                <m:r>
                  <w:rPr>
                    <w:rFonts w:ascii="Cambria Math" w:hAnsi="Cambria Math"/>
                  </w:rPr>
                  <w:lastRenderedPageBreak/>
                  <m:t>TP (Q4)</m:t>
                </m:r>
              </m:oMath>
            </m:oMathPara>
          </w:p>
        </w:tc>
        <w:tc>
          <w:tcPr>
            <w:tcW w:w="0" w:type="auto"/>
          </w:tcPr>
          <w:p w14:paraId="1C4F3F96" w14:textId="77777777" w:rsidR="007555E9" w:rsidRDefault="007555E9" w:rsidP="00803E7C">
            <w:pPr>
              <w:jc w:val="both"/>
            </w:pPr>
            <w:r>
              <w:t>Cases where households have risk and the model decides that they must be delivered with aid, thus generating justified logistic costs (</w:t>
            </w:r>
            <m:oMath>
              <m:r>
                <w:rPr>
                  <w:rFonts w:ascii="Cambria Math" w:hAnsi="Cambria Math"/>
                </w:rPr>
                <m:t>O2</m:t>
              </m:r>
            </m:oMath>
            <w:r>
              <w:t>)</w:t>
            </w:r>
          </w:p>
        </w:tc>
      </w:tr>
    </w:tbl>
    <w:p w14:paraId="6C826A57" w14:textId="77777777" w:rsidR="007555E9" w:rsidRDefault="007555E9" w:rsidP="007555E9">
      <w:pPr>
        <w:jc w:val="both"/>
      </w:pPr>
    </w:p>
    <w:p w14:paraId="62368463" w14:textId="77777777" w:rsidR="007555E9" w:rsidRDefault="007555E9" w:rsidP="007555E9">
      <w:pPr>
        <w:jc w:val="both"/>
        <w:rPr>
          <w:b/>
          <w:bCs/>
        </w:rPr>
      </w:pPr>
      <w:r>
        <w:rPr>
          <w:b/>
          <w:bCs/>
        </w:rPr>
        <w:t>Area Under the ROC Curve (AUC)</w:t>
      </w:r>
    </w:p>
    <w:p w14:paraId="6081C2AC" w14:textId="77777777" w:rsidR="007555E9" w:rsidRPr="004B61BF" w:rsidRDefault="007555E9" w:rsidP="007555E9">
      <w:pPr>
        <w:jc w:val="both"/>
        <w:rPr>
          <w:rFonts w:eastAsiaTheme="minorEastAsia"/>
        </w:rPr>
      </w:pPr>
      <w:r>
        <w:t xml:space="preserve">This metric represents the distance between ‘no discrimination’ classifier (worst classifier that distributes uniformly the predictions over classes for any probability threshold) and tested classifier. It is defined in function of </w:t>
      </w:r>
      <m:oMath>
        <m:r>
          <w:rPr>
            <w:rFonts w:ascii="Cambria Math" w:hAnsi="Cambria Math"/>
          </w:rPr>
          <m:t>TruePositiveRate=</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 xml:space="preserve"> and </w:t>
      </w:r>
      <m:oMath>
        <m:r>
          <w:rPr>
            <w:rFonts w:ascii="Cambria Math" w:hAnsi="Cambria Math"/>
          </w:rPr>
          <m:t>FalsePositiveRate=</m:t>
        </m:r>
        <m:f>
          <m:fPr>
            <m:ctrlPr>
              <w:rPr>
                <w:rFonts w:ascii="Cambria Math" w:hAnsi="Cambria Math"/>
                <w:i/>
              </w:rPr>
            </m:ctrlPr>
          </m:fPr>
          <m:num>
            <m:r>
              <w:rPr>
                <w:rFonts w:ascii="Cambria Math" w:hAnsi="Cambria Math"/>
              </w:rPr>
              <m:t>FP</m:t>
            </m:r>
          </m:num>
          <m:den>
            <m:r>
              <w:rPr>
                <w:rFonts w:ascii="Cambria Math" w:hAnsi="Cambria Math"/>
              </w:rPr>
              <m:t>TP+FP</m:t>
            </m:r>
          </m:den>
        </m:f>
      </m:oMath>
      <w:r>
        <w:t xml:space="preserve"> coordinates at various probability threshold settings. The range of this metric varies in the closed interval </w:t>
      </w:r>
      <m:oMath>
        <m:r>
          <w:rPr>
            <w:rFonts w:ascii="Cambria Math" w:hAnsi="Cambria Math"/>
          </w:rPr>
          <m:t>[0,1]</m:t>
        </m:r>
      </m:oMath>
      <w:r>
        <w:t xml:space="preserve"> so better classifiers are found when </w:t>
      </w:r>
      <m:oMath>
        <m:r>
          <w:rPr>
            <w:rFonts w:ascii="Cambria Math" w:hAnsi="Cambria Math"/>
          </w:rPr>
          <m:t>AUC→1</m:t>
        </m:r>
      </m:oMath>
      <w:r>
        <w:rPr>
          <w:rFonts w:eastAsiaTheme="minorEastAsia"/>
        </w:rPr>
        <w:t>.</w:t>
      </w:r>
    </w:p>
    <w:p w14:paraId="6D163239" w14:textId="77777777" w:rsidR="007555E9" w:rsidRDefault="007555E9" w:rsidP="007555E9">
      <w:pPr>
        <w:jc w:val="both"/>
        <w:rPr>
          <w:b/>
          <w:bCs/>
        </w:rPr>
      </w:pPr>
      <w:r>
        <w:rPr>
          <w:b/>
          <w:bCs/>
        </w:rPr>
        <w:t>Accuracy</w:t>
      </w:r>
    </w:p>
    <w:p w14:paraId="0791AA93" w14:textId="77777777" w:rsidR="007555E9" w:rsidRPr="004B61BF" w:rsidRDefault="007555E9" w:rsidP="007555E9">
      <w:pPr>
        <w:jc w:val="both"/>
      </w:pPr>
      <w:r>
        <w:t xml:space="preserve">The estimation of accuracy represents the application of common heuristic where diagonal of confusion-matrix is maximized. The formula is given by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Accuracy→1</m:t>
        </m:r>
      </m:oMath>
      <w:r>
        <w:rPr>
          <w:rFonts w:eastAsiaTheme="minorEastAsia"/>
        </w:rPr>
        <w:t>.</w:t>
      </w:r>
    </w:p>
    <w:p w14:paraId="7A49723C" w14:textId="77777777" w:rsidR="007555E9" w:rsidRDefault="007555E9" w:rsidP="007555E9">
      <w:pPr>
        <w:jc w:val="both"/>
        <w:rPr>
          <w:b/>
          <w:bCs/>
        </w:rPr>
      </w:pPr>
      <w:r>
        <w:rPr>
          <w:b/>
          <w:bCs/>
        </w:rPr>
        <w:t>F1-Score</w:t>
      </w:r>
    </w:p>
    <w:p w14:paraId="6EB067C6" w14:textId="779B1D3E" w:rsidR="007555E9" w:rsidRPr="00EF427E" w:rsidRDefault="000227A2" w:rsidP="007555E9">
      <w:pPr>
        <w:jc w:val="both"/>
        <w:rPr>
          <w:rFonts w:eastAsiaTheme="minorEastAsia"/>
        </w:rPr>
      </w:pPr>
      <w:r>
        <w:t>F1- Score i</w:t>
      </w:r>
      <w:r w:rsidR="007555E9">
        <w:t xml:space="preserve">s defined as the harmonic mean of the </w:t>
      </w:r>
      <m:oMath>
        <m:r>
          <w:rPr>
            <w:rFonts w:ascii="Cambria Math" w:hAnsi="Cambria Math"/>
          </w:rPr>
          <m:t>Precision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sidR="007555E9">
        <w:t xml:space="preserve"> and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sidR="007555E9">
        <w:rPr>
          <w:rFonts w:eastAsiaTheme="minorEastAsia"/>
        </w:rPr>
        <w:t xml:space="preserve">. The formula is given by </w:t>
      </w:r>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TP+0.5(FP+FN)</m:t>
            </m:r>
          </m:den>
        </m:f>
      </m:oMath>
      <w:r w:rsidR="007555E9">
        <w:rPr>
          <w:rFonts w:eastAsiaTheme="minorEastAsia"/>
        </w:rPr>
        <w:t xml:space="preserve">. </w:t>
      </w:r>
      <w:r w:rsidR="007555E9">
        <w:t xml:space="preserve">The range of this metric varies in the closed interval </w:t>
      </w:r>
      <m:oMath>
        <m:r>
          <w:rPr>
            <w:rFonts w:ascii="Cambria Math" w:hAnsi="Cambria Math"/>
          </w:rPr>
          <m:t>[0,1]</m:t>
        </m:r>
      </m:oMath>
      <w:r w:rsidR="007555E9">
        <w:t xml:space="preserve"> so better classifiers are found when </w:t>
      </w:r>
      <m:oMath>
        <m:r>
          <w:rPr>
            <w:rFonts w:ascii="Cambria Math" w:hAnsi="Cambria Math"/>
          </w:rPr>
          <m:t>F1→1</m:t>
        </m:r>
      </m:oMath>
      <w:r w:rsidR="007555E9">
        <w:rPr>
          <w:rFonts w:eastAsiaTheme="minorEastAsia"/>
        </w:rPr>
        <w:t>.</w:t>
      </w:r>
    </w:p>
    <w:p w14:paraId="0089FA10" w14:textId="77777777" w:rsidR="007555E9" w:rsidRDefault="007555E9" w:rsidP="007555E9">
      <w:pPr>
        <w:jc w:val="both"/>
        <w:rPr>
          <w:b/>
          <w:bCs/>
        </w:rPr>
      </w:pPr>
      <w:r>
        <w:rPr>
          <w:b/>
          <w:bCs/>
        </w:rPr>
        <w:t>Matthews Correlation Coefficient</w:t>
      </w:r>
    </w:p>
    <w:p w14:paraId="484AF747" w14:textId="77777777" w:rsidR="007555E9" w:rsidRPr="00E9260C" w:rsidRDefault="007555E9" w:rsidP="007555E9">
      <w:pPr>
        <w:jc w:val="both"/>
        <w:rPr>
          <w:rFonts w:eastAsiaTheme="minorEastAsia"/>
        </w:rPr>
      </w:pPr>
      <w:r>
        <w:t xml:space="preserve">This metric is in essence a correlation coefficient that </w:t>
      </w:r>
      <w:proofErr w:type="gramStart"/>
      <w:r>
        <w:t>lays</w:t>
      </w:r>
      <w:proofErr w:type="gramEnd"/>
      <w:r>
        <w:t xml:space="preserve"> in the [-1,1] interval. The formula is given by </w:t>
      </w:r>
      <m:oMath>
        <m:r>
          <w:rPr>
            <w:rFonts w:ascii="Cambria Math" w:hAnsi="Cambria Math"/>
          </w:rPr>
          <m:t>MCC=</m:t>
        </m:r>
        <m:f>
          <m:fPr>
            <m:ctrlPr>
              <w:rPr>
                <w:rFonts w:ascii="Cambria Math" w:hAnsi="Cambria Math"/>
                <w:i/>
              </w:rPr>
            </m:ctrlPr>
          </m:fPr>
          <m:num>
            <m:r>
              <w:rPr>
                <w:rFonts w:ascii="Cambria Math" w:hAnsi="Cambria Math"/>
              </w:rPr>
              <m:t>TP</m:t>
            </m:r>
            <m:d>
              <m:dPr>
                <m:ctrlPr>
                  <w:rPr>
                    <w:rFonts w:ascii="Cambria Math" w:hAnsi="Cambria Math"/>
                    <w:i/>
                  </w:rPr>
                </m:ctrlPr>
              </m:dPr>
              <m:e>
                <m:r>
                  <w:rPr>
                    <w:rFonts w:ascii="Cambria Math" w:hAnsi="Cambria Math"/>
                  </w:rPr>
                  <m:t>TN</m:t>
                </m:r>
              </m:e>
            </m:d>
            <m:r>
              <w:rPr>
                <w:rFonts w:ascii="Cambria Math" w:hAnsi="Cambria Math"/>
              </w:rPr>
              <m:t>-FP(FN)</m:t>
            </m:r>
          </m:num>
          <m:den>
            <m:rad>
              <m:radPr>
                <m:degHide m:val="1"/>
                <m:ctrlPr>
                  <w:rPr>
                    <w:rFonts w:ascii="Cambria Math" w:hAnsi="Cambria Math"/>
                    <w:i/>
                  </w:rPr>
                </m:ctrlPr>
              </m:radPr>
              <m:deg/>
              <m:e>
                <m:r>
                  <w:rPr>
                    <w:rFonts w:ascii="Cambria Math" w:hAnsi="Cambria Math"/>
                  </w:rPr>
                  <m:t>(TP+FP)(TP+FN)(TN+FP)(TN+FP)</m:t>
                </m:r>
              </m:e>
            </m:rad>
          </m:den>
        </m:f>
      </m:oMath>
      <w:r>
        <w:t>. It was selected to choose the best classifier as it tends to co-optimize all elements of the confusion-matrix for binary classifications (Luque et al., 2019; Chicco and Jurman, 2020). By maximizing this metric, the classifier is minimizing both deprivation costs and logistic costs.</w:t>
      </w:r>
    </w:p>
    <w:p w14:paraId="7EFD32DC" w14:textId="77777777" w:rsidR="007555E9" w:rsidRDefault="007555E9" w:rsidP="007555E9">
      <w:pPr>
        <w:jc w:val="both"/>
        <w:rPr>
          <w:b/>
          <w:bCs/>
        </w:rPr>
      </w:pPr>
      <w:r>
        <w:rPr>
          <w:b/>
          <w:bCs/>
        </w:rPr>
        <w:t>Negative Predictive Value</w:t>
      </w:r>
    </w:p>
    <w:p w14:paraId="529525F2" w14:textId="77777777" w:rsidR="007555E9" w:rsidRDefault="007555E9" w:rsidP="007555E9">
      <w:pPr>
        <w:jc w:val="both"/>
      </w:pPr>
      <w:r>
        <w:t xml:space="preserve">This metric shows the performance of the classifier regarding negative classes. In the stated problem, negative classes are highly related to deprivation costs, thus misclassifying no-risk households may lead to peaks of deprivation (see Table 4) and other consequences described in Section 2.2. The formula is given by </w:t>
      </w:r>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w:r>
        <w:rPr>
          <w:rFonts w:eastAsiaTheme="minorEastAsia"/>
        </w:rPr>
        <w:t>. The proposed HPO strategy will try to co-optimize MCC and NPV.</w:t>
      </w:r>
    </w:p>
    <w:p w14:paraId="3EDD90DA" w14:textId="77777777" w:rsidR="007555E9" w:rsidRDefault="007555E9" w:rsidP="007555E9">
      <w:pPr>
        <w:pStyle w:val="ListParagraph"/>
        <w:numPr>
          <w:ilvl w:val="1"/>
          <w:numId w:val="4"/>
        </w:numPr>
        <w:jc w:val="both"/>
      </w:pPr>
      <w:r>
        <w:t>Experimental setting: a domain-based approach to HPO</w:t>
      </w:r>
    </w:p>
    <w:p w14:paraId="550AD02A" w14:textId="7CB077AE" w:rsidR="007555E9" w:rsidRDefault="007555E9" w:rsidP="007555E9">
      <w:pPr>
        <w:jc w:val="both"/>
        <w:rPr>
          <w:highlight w:val="yellow"/>
        </w:rPr>
      </w:pPr>
      <w:r w:rsidRPr="00CA3D95">
        <w:t xml:space="preserve">Although there is no novelty in the use of such algorithms, </w:t>
      </w:r>
      <w:r>
        <w:t xml:space="preserve">nor in the training metrics, </w:t>
      </w:r>
      <w:r w:rsidRPr="00CA3D95">
        <w:t xml:space="preserve">the </w:t>
      </w:r>
      <w:r>
        <w:t xml:space="preserve">novelty </w:t>
      </w:r>
      <w:r w:rsidRPr="00CA3D95">
        <w:t xml:space="preserve">is on the </w:t>
      </w:r>
      <w:r>
        <w:t>constructed strategy for HPO</w:t>
      </w:r>
      <w:r w:rsidRPr="00CA3D95">
        <w:t xml:space="preserve">, which will be further explained. </w:t>
      </w:r>
      <w:r>
        <w:t xml:space="preserve">Considering that the </w:t>
      </w:r>
      <w:proofErr w:type="gramStart"/>
      <w:r w:rsidR="00AA2F19">
        <w:t xml:space="preserve">main  </w:t>
      </w:r>
      <w:r>
        <w:t>justification</w:t>
      </w:r>
      <w:proofErr w:type="gramEnd"/>
      <w:r>
        <w:t xml:space="preserve"> to use a machine-learning approach here is to use the predictive models to </w:t>
      </w:r>
      <w:r>
        <w:lastRenderedPageBreak/>
        <w:t xml:space="preserve">support decision-making, as explained </w:t>
      </w:r>
      <w:r w:rsidRPr="00261589">
        <w:rPr>
          <w:highlight w:val="yellow"/>
        </w:rPr>
        <w:t>in Section 2.2</w:t>
      </w:r>
      <w:r>
        <w:t xml:space="preserve">, we define next the proposed algorithm for HPO: </w:t>
      </w:r>
    </w:p>
    <w:p w14:paraId="1AE0B45A" w14:textId="77777777" w:rsidR="007555E9" w:rsidRDefault="007555E9" w:rsidP="007555E9">
      <w:pPr>
        <w:jc w:val="both"/>
      </w:pPr>
      <w:commentRangeStart w:id="296"/>
      <w:r w:rsidRPr="00170C41">
        <w:rPr>
          <w:highlight w:val="yellow"/>
        </w:rPr>
        <w:t>Pseudo-algorithm</w:t>
      </w:r>
      <w:commentRangeEnd w:id="296"/>
      <w:r w:rsidR="00AA2F19">
        <w:rPr>
          <w:rStyle w:val="CommentReference"/>
        </w:rPr>
        <w:commentReference w:id="296"/>
      </w:r>
    </w:p>
    <w:p w14:paraId="3973930C" w14:textId="77777777" w:rsidR="007555E9" w:rsidRDefault="007555E9" w:rsidP="007555E9">
      <w:pPr>
        <w:pStyle w:val="ListParagraph"/>
        <w:numPr>
          <w:ilvl w:val="0"/>
          <w:numId w:val="7"/>
        </w:numPr>
        <w:jc w:val="both"/>
      </w:pPr>
      <w:r>
        <w:t>Define the space of the search of hyperparameters for each supervised algorithm.</w:t>
      </w:r>
    </w:p>
    <w:p w14:paraId="21DD0F99" w14:textId="77777777" w:rsidR="007555E9" w:rsidRDefault="007555E9" w:rsidP="007555E9">
      <w:pPr>
        <w:pStyle w:val="ListParagraph"/>
        <w:numPr>
          <w:ilvl w:val="0"/>
          <w:numId w:val="7"/>
        </w:numPr>
        <w:jc w:val="both"/>
      </w:pPr>
      <w:r>
        <w:t xml:space="preserve">Set cross validation method to repeated stratified cross-validation with ‘k=10’ folds and ‘r’ repeats. </w:t>
      </w:r>
    </w:p>
    <w:p w14:paraId="38AC2B10" w14:textId="77777777" w:rsidR="007555E9" w:rsidRDefault="007555E9" w:rsidP="007555E9">
      <w:pPr>
        <w:pStyle w:val="ListParagraph"/>
        <w:numPr>
          <w:ilvl w:val="0"/>
          <w:numId w:val="7"/>
        </w:numPr>
        <w:jc w:val="both"/>
      </w:pPr>
      <w:r>
        <w:t>Random search cross-validation with ‘</w:t>
      </w:r>
      <w:proofErr w:type="spellStart"/>
      <w:r>
        <w:t>n_iterations</w:t>
      </w:r>
      <w:proofErr w:type="spellEnd"/>
      <w:r>
        <w:t>=2000’. Estimate average AUC, Accuracy, F1-Score, MCC and NPV over folds and repeats.</w:t>
      </w:r>
    </w:p>
    <w:p w14:paraId="3FFCCD6B" w14:textId="77777777" w:rsidR="007555E9" w:rsidRDefault="007555E9" w:rsidP="007555E9">
      <w:pPr>
        <w:pStyle w:val="ListParagraph"/>
        <w:numPr>
          <w:ilvl w:val="0"/>
          <w:numId w:val="7"/>
        </w:numPr>
        <w:jc w:val="both"/>
      </w:pPr>
      <w:r>
        <w:t xml:space="preserve">Keep the ‘percentile=5’ best hyperparameter configurations based on average MCC. </w:t>
      </w:r>
    </w:p>
    <w:p w14:paraId="60615C15" w14:textId="77777777" w:rsidR="007555E9" w:rsidRDefault="007555E9" w:rsidP="007555E9">
      <w:pPr>
        <w:pStyle w:val="ListParagraph"/>
        <w:numPr>
          <w:ilvl w:val="0"/>
          <w:numId w:val="7"/>
        </w:numPr>
        <w:jc w:val="both"/>
      </w:pPr>
      <w:r>
        <w:t xml:space="preserve">Using the results above, select the hyperparameter configuration that maximizes NPV. </w:t>
      </w:r>
    </w:p>
    <w:p w14:paraId="12168625" w14:textId="77777777" w:rsidR="007555E9" w:rsidRDefault="007555E9" w:rsidP="007555E9">
      <w:pPr>
        <w:jc w:val="both"/>
      </w:pPr>
      <w:r>
        <w:t xml:space="preserve">In Step 1, the space of search for HPO is defined. In Step 2, cross-validation strategy to shuffle data into train-test splits is selected as repeated stratified cross-validation, which is a useful method to reach robust solution in classification problems, as it returns stratified folds, where each fold contains the same proportions of samples of each target class as in the complete dataset. In Step 3, the strategy is to test 2000 random combinations of hyperparameters and estimate post-processing metrics for each experiment. However, the average metrics across ‘k=10’ folds and ‘r=2’ repeats will be used for further steps. In Step 4, keep the 100 better hyperparameters’ configurations (which is equivalent to ‘percentile=5’), by MCC. This step aims to get a higher NPV at a cost of small reduction of MCC to reduce potential deprivation costs that may arise by model predictions as they discriminate whether the household will be delivered with aid or not. In this case, the decision-making is concerned with disaster preparedness strategies, so if the model decides that a household must be delivered with aid, prior to </w:t>
      </w:r>
      <w:proofErr w:type="gramStart"/>
      <w:r>
        <w:t>disastrous</w:t>
      </w:r>
      <w:proofErr w:type="gramEnd"/>
      <w:r>
        <w:t xml:space="preserve"> event, it must be targeted in the preparedness planning.</w:t>
      </w:r>
    </w:p>
    <w:p w14:paraId="0524FE3B" w14:textId="3B38F2DE" w:rsidR="007555E9" w:rsidRDefault="007555E9" w:rsidP="007555E9">
      <w:pPr>
        <w:jc w:val="both"/>
      </w:pPr>
      <w:r>
        <w:t xml:space="preserve">Table </w:t>
      </w:r>
      <w:r w:rsidR="00834E96">
        <w:t>4</w:t>
      </w:r>
      <w:r>
        <w:t>: Parameter grid for supervised learning algorithms</w:t>
      </w:r>
    </w:p>
    <w:tbl>
      <w:tblPr>
        <w:tblStyle w:val="TableGrid"/>
        <w:tblW w:w="0" w:type="auto"/>
        <w:tblLook w:val="04A0" w:firstRow="1" w:lastRow="0" w:firstColumn="1" w:lastColumn="0" w:noHBand="0" w:noVBand="1"/>
      </w:tblPr>
      <w:tblGrid>
        <w:gridCol w:w="3621"/>
        <w:gridCol w:w="4873"/>
      </w:tblGrid>
      <w:tr w:rsidR="007555E9" w14:paraId="0C8AD308" w14:textId="77777777" w:rsidTr="00803E7C">
        <w:tc>
          <w:tcPr>
            <w:tcW w:w="6475" w:type="dxa"/>
          </w:tcPr>
          <w:p w14:paraId="7739C72A" w14:textId="77777777" w:rsidR="007555E9" w:rsidRDefault="007555E9" w:rsidP="00803E7C">
            <w:pPr>
              <w:jc w:val="both"/>
            </w:pPr>
            <w:r>
              <w:t>Supervised learning algorithm</w:t>
            </w:r>
          </w:p>
        </w:tc>
        <w:tc>
          <w:tcPr>
            <w:tcW w:w="6475" w:type="dxa"/>
          </w:tcPr>
          <w:p w14:paraId="7E9A9D20" w14:textId="77777777" w:rsidR="007555E9" w:rsidRDefault="007555E9" w:rsidP="00803E7C">
            <w:pPr>
              <w:jc w:val="both"/>
            </w:pPr>
            <w:r>
              <w:t>Parameter distribution</w:t>
            </w:r>
          </w:p>
        </w:tc>
      </w:tr>
      <w:tr w:rsidR="007555E9" w14:paraId="2E94D704" w14:textId="77777777" w:rsidTr="00803E7C">
        <w:tc>
          <w:tcPr>
            <w:tcW w:w="6475" w:type="dxa"/>
          </w:tcPr>
          <w:p w14:paraId="44CE9DDE" w14:textId="77777777" w:rsidR="007555E9" w:rsidRDefault="007555E9" w:rsidP="00803E7C">
            <w:pPr>
              <w:jc w:val="both"/>
            </w:pPr>
            <w:r>
              <w:t>Random Forest Classifier</w:t>
            </w:r>
          </w:p>
        </w:tc>
        <w:tc>
          <w:tcPr>
            <w:tcW w:w="6475" w:type="dxa"/>
          </w:tcPr>
          <w:p w14:paraId="458B1DD2" w14:textId="2B3690FE" w:rsidR="007555E9" w:rsidRPr="005A44C6" w:rsidRDefault="007555E9" w:rsidP="00803E7C">
            <w:pPr>
              <w:jc w:val="both"/>
              <w:rPr>
                <w:rFonts w:eastAsiaTheme="minorEastAsia"/>
              </w:rPr>
            </w:pPr>
            <m:oMathPara>
              <m:oMath>
                <m:r>
                  <m:rPr>
                    <m:nor/>
                  </m:rPr>
                  <w:rPr>
                    <w:rFonts w:ascii="Cambria Math" w:hAnsi="Cambria Math"/>
                  </w:rPr>
                  <m:t>criterion=[‘</m:t>
                </m:r>
                <w:proofErr w:type="spellStart"/>
                <m:r>
                  <m:rPr>
                    <m:nor/>
                  </m:rPr>
                  <w:rPr>
                    <w:rFonts w:ascii="Cambria Math" w:hAnsi="Cambria Math"/>
                  </w:rPr>
                  <m:t>gini</m:t>
                </m:r>
                <w:proofErr w:type="spellEnd"/>
                <m:r>
                  <m:rPr>
                    <m:nor/>
                  </m:rPr>
                  <w:rPr>
                    <w:rFonts w:ascii="Cambria Math" w:hAnsi="Cambria Math"/>
                  </w:rPr>
                  <m:t>’, ‘entropy’]</m:t>
                </m:r>
              </m:oMath>
            </m:oMathPara>
          </w:p>
          <w:p w14:paraId="0503E8C5"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max_depth=</m:t>
                </m:r>
                <w:proofErr w:type="spellStart"/>
                <m:r>
                  <m:rPr>
                    <m:nor/>
                  </m:rPr>
                  <w:rPr>
                    <w:rFonts w:ascii="Cambria Math" w:eastAsiaTheme="minorEastAsia" w:hAnsi="Cambria Math"/>
                  </w:rPr>
                  <m:t>randint</m:t>
                </m:r>
                <w:proofErr w:type="spellEnd"/>
                <m:r>
                  <m:rPr>
                    <m:nor/>
                  </m:rPr>
                  <w:rPr>
                    <w:rFonts w:ascii="Cambria Math" w:eastAsiaTheme="minorEastAsia" w:hAnsi="Cambria Math"/>
                  </w:rPr>
                  <m:t>(2,10)</m:t>
                </m:r>
              </m:oMath>
            </m:oMathPara>
          </w:p>
          <w:p w14:paraId="02057B20" w14:textId="593EEEC1" w:rsidR="007555E9" w:rsidRPr="002D08B2" w:rsidRDefault="007555E9" w:rsidP="00803E7C">
            <w:pPr>
              <w:jc w:val="both"/>
              <w:rPr>
                <w:rFonts w:eastAsiaTheme="minorEastAsia"/>
                <w:lang w:val="pt-BR"/>
              </w:rPr>
            </w:pPr>
            <w:proofErr w:type="spellStart"/>
            <m:oMathPara>
              <m:oMath>
                <m:r>
                  <m:rPr>
                    <m:nor/>
                  </m:rPr>
                  <w:rPr>
                    <w:rFonts w:ascii="Cambria Math" w:eastAsiaTheme="minorEastAsia" w:hAnsi="Cambria Math"/>
                    <w:lang w:val="pt-BR"/>
                  </w:rPr>
                  <m:t>max_samples</m:t>
                </m:r>
                <w:proofErr w:type="spellEnd"/>
                <m:r>
                  <m:rPr>
                    <m:nor/>
                  </m:rPr>
                  <w:rPr>
                    <w:rFonts w:ascii="Cambria Math" w:eastAsiaTheme="minorEastAsia" w:hAnsi="Cambria Math"/>
                    <w:lang w:val="pt-BR"/>
                  </w:rPr>
                  <m:t>=[‘0.2’, ‘0.5’, ‘0.8’]</m:t>
                </m:r>
              </m:oMath>
            </m:oMathPara>
          </w:p>
          <w:p w14:paraId="27513EE3"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min_samples_split=uniform[0, 0.6]</m:t>
                </m:r>
              </m:oMath>
            </m:oMathPara>
          </w:p>
          <w:p w14:paraId="72E65026" w14:textId="77777777" w:rsidR="007555E9" w:rsidRPr="004525AD" w:rsidRDefault="007555E9" w:rsidP="00803E7C">
            <w:pPr>
              <w:jc w:val="both"/>
              <w:rPr>
                <w:rFonts w:eastAsiaTheme="minorEastAsia"/>
              </w:rPr>
            </w:pPr>
            <m:oMathPara>
              <m:oMath>
                <m:r>
                  <m:rPr>
                    <m:nor/>
                  </m:rPr>
                  <w:rPr>
                    <w:rFonts w:ascii="Cambria Math" w:eastAsiaTheme="minorEastAsia" w:hAnsi="Cambria Math"/>
                  </w:rPr>
                  <m:t>min_samples_leaf=uniform[0, 0.5]</m:t>
                </m:r>
              </m:oMath>
            </m:oMathPara>
          </w:p>
          <w:p w14:paraId="089DAFCE" w14:textId="77777777" w:rsidR="007555E9" w:rsidRPr="004525AD" w:rsidRDefault="007555E9" w:rsidP="00803E7C">
            <w:pPr>
              <w:jc w:val="both"/>
              <w:rPr>
                <w:rFonts w:eastAsiaTheme="minorEastAsia"/>
                <w:iCs/>
              </w:rPr>
            </w:pPr>
            <m:oMathPara>
              <m:oMath>
                <m:r>
                  <m:rPr>
                    <m:nor/>
                  </m:rPr>
                  <w:rPr>
                    <w:rFonts w:ascii="Cambria Math" w:hAnsi="Cambria Math"/>
                  </w:rPr>
                  <m:t>n_estimators=</m:t>
                </m:r>
                <w:proofErr w:type="spellStart"/>
                <m:r>
                  <m:rPr>
                    <m:nor/>
                  </m:rPr>
                  <w:rPr>
                    <w:rFonts w:ascii="Cambria Math" w:hAnsi="Cambria Math"/>
                  </w:rPr>
                  <m:t>randint</m:t>
                </m:r>
                <w:proofErr w:type="spellEnd"/>
                <m:r>
                  <m:rPr>
                    <m:nor/>
                  </m:rPr>
                  <w:rPr>
                    <w:rFonts w:ascii="Cambria Math" w:hAnsi="Cambria Math"/>
                  </w:rPr>
                  <m:t>[10,300]</m:t>
                </m:r>
              </m:oMath>
            </m:oMathPara>
          </w:p>
          <w:p w14:paraId="246E17D4" w14:textId="0E90DEED" w:rsidR="007555E9" w:rsidRPr="001B4632" w:rsidRDefault="007555E9" w:rsidP="00803E7C">
            <w:pPr>
              <w:jc w:val="both"/>
              <w:rPr>
                <w:iCs/>
              </w:rPr>
            </w:pPr>
            <m:oMathPara>
              <m:oMath>
                <m:r>
                  <m:rPr>
                    <m:nor/>
                  </m:rPr>
                  <w:rPr>
                    <w:rFonts w:ascii="Cambria Math" w:hAnsi="Cambria Math"/>
                    <w:iCs/>
                  </w:rPr>
                  <m:t>max_features=[</m:t>
                </m:r>
                <m:r>
                  <m:rPr>
                    <m:nor/>
                  </m:rPr>
                  <w:rPr>
                    <w:rFonts w:ascii="Cambria Math" w:hAnsi="Cambria Math"/>
                  </w:rPr>
                  <m:t>‘</m:t>
                </m:r>
                <m:r>
                  <m:rPr>
                    <m:nor/>
                  </m:rPr>
                  <w:rPr>
                    <w:rFonts w:ascii="Cambria Math" w:eastAsiaTheme="minorEastAsia" w:hAnsi="Cambria Math"/>
                  </w:rPr>
                  <m:t>log2</m:t>
                </m:r>
                <m:r>
                  <m:rPr>
                    <m:nor/>
                  </m:rPr>
                  <w:rPr>
                    <w:rFonts w:ascii="Cambria Math" w:hAnsi="Cambria Math"/>
                  </w:rPr>
                  <m:t>’</m:t>
                </m:r>
                <m:r>
                  <m:rPr>
                    <m:nor/>
                  </m:rPr>
                  <w:rPr>
                    <w:rFonts w:ascii="Cambria Math" w:eastAsiaTheme="minorEastAsia" w:hAnsi="Cambria Math"/>
                  </w:rPr>
                  <m:t xml:space="preserve">, </m:t>
                </m:r>
                <m:r>
                  <m:rPr>
                    <m:nor/>
                  </m:rPr>
                  <w:rPr>
                    <w:rFonts w:ascii="Cambria Math" w:hAnsi="Cambria Math"/>
                  </w:rPr>
                  <m:t>‘sqrt’</m:t>
                </m:r>
                <m:r>
                  <m:rPr>
                    <m:nor/>
                  </m:rPr>
                  <w:rPr>
                    <w:rFonts w:ascii="Cambria Math" w:hAnsi="Cambria Math"/>
                    <w:iCs/>
                  </w:rPr>
                  <m:t>]</m:t>
                </m:r>
              </m:oMath>
            </m:oMathPara>
          </w:p>
        </w:tc>
      </w:tr>
      <w:tr w:rsidR="007555E9" w14:paraId="3F3434E8" w14:textId="77777777" w:rsidTr="00803E7C">
        <w:tc>
          <w:tcPr>
            <w:tcW w:w="6475" w:type="dxa"/>
          </w:tcPr>
          <w:p w14:paraId="1F09745F" w14:textId="77777777" w:rsidR="007555E9" w:rsidRDefault="007555E9" w:rsidP="00803E7C">
            <w:pPr>
              <w:jc w:val="both"/>
            </w:pPr>
            <w:r>
              <w:t>Elastic-Net Logistic Regression</w:t>
            </w:r>
          </w:p>
        </w:tc>
        <w:tc>
          <w:tcPr>
            <w:tcW w:w="6475" w:type="dxa"/>
          </w:tcPr>
          <w:p w14:paraId="48C211AA" w14:textId="77777777" w:rsidR="007555E9" w:rsidRPr="00611101" w:rsidRDefault="007555E9" w:rsidP="00803E7C">
            <w:pPr>
              <w:jc w:val="both"/>
              <w:rPr>
                <w:rFonts w:ascii="Cambria Math" w:hAnsi="Cambria Math"/>
                <w:oMath/>
              </w:rPr>
            </w:pPr>
            <m:oMathPara>
              <m:oMath>
                <m:r>
                  <m:rPr>
                    <m:nor/>
                  </m:rPr>
                  <w:rPr>
                    <w:rFonts w:ascii="Cambria Math" w:hAnsi="Cambria Math"/>
                  </w:rPr>
                  <m:t>C=[0.01, 0.1, 1, 10, 100]</m:t>
                </m:r>
              </m:oMath>
            </m:oMathPara>
          </w:p>
          <w:p w14:paraId="582C8697" w14:textId="77777777" w:rsidR="007555E9" w:rsidRDefault="007555E9" w:rsidP="00803E7C">
            <w:pPr>
              <w:jc w:val="both"/>
            </w:pPr>
            <m:oMathPara>
              <m:oMath>
                <m:r>
                  <m:rPr>
                    <m:nor/>
                  </m:rPr>
                  <w:rPr>
                    <w:rFonts w:ascii="Cambria Math" w:hAnsi="Cambria Math"/>
                  </w:rPr>
                  <m:t>l1_ratio=uniform[0,1]</m:t>
                </m:r>
              </m:oMath>
            </m:oMathPara>
          </w:p>
        </w:tc>
      </w:tr>
      <w:tr w:rsidR="007555E9" w14:paraId="4E4A2821" w14:textId="77777777" w:rsidTr="00803E7C">
        <w:tc>
          <w:tcPr>
            <w:tcW w:w="6475" w:type="dxa"/>
          </w:tcPr>
          <w:p w14:paraId="50DE9141" w14:textId="77777777" w:rsidR="007555E9" w:rsidRDefault="007555E9" w:rsidP="00803E7C">
            <w:pPr>
              <w:jc w:val="both"/>
            </w:pPr>
            <w:r>
              <w:t>Extreme Gradient Boosting (XGBoost)</w:t>
            </w:r>
          </w:p>
        </w:tc>
        <w:tc>
          <w:tcPr>
            <w:tcW w:w="6475" w:type="dxa"/>
          </w:tcPr>
          <w:p w14:paraId="057756D0" w14:textId="77777777" w:rsidR="007555E9" w:rsidRDefault="007555E9" w:rsidP="00803E7C">
            <w:pPr>
              <w:jc w:val="both"/>
            </w:pPr>
          </w:p>
        </w:tc>
      </w:tr>
      <w:tr w:rsidR="007555E9" w14:paraId="13ABFACF" w14:textId="77777777" w:rsidTr="00803E7C">
        <w:tc>
          <w:tcPr>
            <w:tcW w:w="6475" w:type="dxa"/>
          </w:tcPr>
          <w:p w14:paraId="0DF2472B" w14:textId="77777777" w:rsidR="007555E9" w:rsidRDefault="007555E9" w:rsidP="00803E7C">
            <w:pPr>
              <w:jc w:val="both"/>
            </w:pPr>
            <w:r>
              <w:t>Support Vector Classifier (SVC)</w:t>
            </w:r>
          </w:p>
        </w:tc>
        <w:tc>
          <w:tcPr>
            <w:tcW w:w="6475" w:type="dxa"/>
          </w:tcPr>
          <w:p w14:paraId="22A0F38C" w14:textId="77777777" w:rsidR="007555E9" w:rsidRDefault="007555E9" w:rsidP="00803E7C">
            <w:pPr>
              <w:jc w:val="both"/>
            </w:pPr>
            <w:r>
              <w:t>C</w:t>
            </w:r>
            <w:proofErr w:type="gramStart"/>
            <w:r>
              <w:t>=[</w:t>
            </w:r>
            <w:proofErr w:type="gramEnd"/>
            <w:r>
              <w:t>]</w:t>
            </w:r>
          </w:p>
        </w:tc>
      </w:tr>
    </w:tbl>
    <w:p w14:paraId="47C18C79" w14:textId="66EEDA3E" w:rsidR="007555E9" w:rsidRDefault="007555E9" w:rsidP="007555E9">
      <w:pPr>
        <w:jc w:val="both"/>
      </w:pPr>
    </w:p>
    <w:p w14:paraId="290A9DD9" w14:textId="1401B3EB" w:rsidR="007555E9" w:rsidRDefault="007555E9" w:rsidP="007555E9">
      <w:pPr>
        <w:jc w:val="center"/>
      </w:pPr>
      <w:r w:rsidRPr="00F66198">
        <w:rPr>
          <w:noProof/>
        </w:rPr>
        <w:lastRenderedPageBreak/>
        <w:drawing>
          <wp:inline distT="0" distB="0" distL="0" distR="0" wp14:anchorId="603926D8" wp14:editId="0DBD1DCC">
            <wp:extent cx="4921439" cy="3657600"/>
            <wp:effectExtent l="0" t="0" r="0" b="0"/>
            <wp:docPr id="8"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caixa estreita&#10;&#10;Descrição gerada automaticamente"/>
                    <pic:cNvPicPr/>
                  </pic:nvPicPr>
                  <pic:blipFill>
                    <a:blip r:embed="rId22"/>
                    <a:stretch>
                      <a:fillRect/>
                    </a:stretch>
                  </pic:blipFill>
                  <pic:spPr>
                    <a:xfrm>
                      <a:off x="0" y="0"/>
                      <a:ext cx="4921439" cy="3657600"/>
                    </a:xfrm>
                    <a:prstGeom prst="rect">
                      <a:avLst/>
                    </a:prstGeom>
                  </pic:spPr>
                </pic:pic>
              </a:graphicData>
            </a:graphic>
          </wp:inline>
        </w:drawing>
      </w:r>
    </w:p>
    <w:p w14:paraId="1F6899FE" w14:textId="77777777" w:rsidR="007555E9" w:rsidRPr="00DE1433" w:rsidRDefault="007555E9" w:rsidP="009C07DD">
      <w:pPr>
        <w:pStyle w:val="Heading1"/>
        <w:numPr>
          <w:ilvl w:val="0"/>
          <w:numId w:val="10"/>
        </w:numPr>
        <w:ind w:left="360"/>
      </w:pPr>
      <w:r w:rsidRPr="00DE1433">
        <w:t>Results</w:t>
      </w:r>
    </w:p>
    <w:p w14:paraId="0AE86C29" w14:textId="77777777" w:rsidR="007555E9" w:rsidRPr="0067516B" w:rsidRDefault="007555E9" w:rsidP="007555E9">
      <w:pPr>
        <w:jc w:val="both"/>
      </w:pPr>
      <w:r>
        <w:t xml:space="preserve">The following Table shows descriptive statistics for categorical features (dummy-encoded) and the Table for numerical features. Additional pre-processing techniques were applied, in this case, categorical features with a frequency lower than 2% of samples were discarded in order to improve the results of supervised learning algorithms. Small frequencies in categorical features led to null models in the train-test split phase of the training process. As 10 folds were selected for cross-validation, the train-test split procedure entails a high probability of </w:t>
      </w:r>
      <w:proofErr w:type="gramStart"/>
      <w:r>
        <w:t>produce</w:t>
      </w:r>
      <w:proofErr w:type="gramEnd"/>
      <w:r>
        <w:t xml:space="preserve"> a split with a categorical feature equal to zero, which is the same as not considering it at all. Statistical analysis is recommended to investigate the importance of such features as they could be important, regarding disaster risk, or they could be noise. </w:t>
      </w:r>
    </w:p>
    <w:p w14:paraId="118A0DEE" w14:textId="77777777" w:rsidR="007555E9" w:rsidRPr="001A6831" w:rsidRDefault="007555E9" w:rsidP="002D08B2">
      <w:pPr>
        <w:pStyle w:val="Heading2"/>
        <w:numPr>
          <w:ilvl w:val="1"/>
          <w:numId w:val="8"/>
        </w:numPr>
        <w:ind w:left="432"/>
      </w:pPr>
      <w:r w:rsidRPr="001A6831">
        <w:t>Descriptive statistics</w:t>
      </w:r>
    </w:p>
    <w:p w14:paraId="5955E58A" w14:textId="77777777" w:rsidR="00834E96" w:rsidRDefault="00834E96" w:rsidP="007555E9"/>
    <w:p w14:paraId="78451D4D" w14:textId="57F796C4" w:rsidR="007555E9" w:rsidRDefault="00834E96" w:rsidP="007555E9">
      <w:r>
        <w:lastRenderedPageBreak/>
        <w:t>Figure 8: Features' correlation heatmap</w:t>
      </w:r>
      <w:r w:rsidR="007555E9" w:rsidRPr="00672B04">
        <w:rPr>
          <w:noProof/>
        </w:rPr>
        <w:drawing>
          <wp:inline distT="0" distB="0" distL="0" distR="0" wp14:anchorId="32F36433" wp14:editId="3E57D750">
            <wp:extent cx="5400040" cy="5370195"/>
            <wp:effectExtent l="0" t="0" r="0" b="1905"/>
            <wp:docPr id="10"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mapa de árvore&#10;&#10;Descrição gerada automaticamente"/>
                    <pic:cNvPicPr/>
                  </pic:nvPicPr>
                  <pic:blipFill>
                    <a:blip r:embed="rId23"/>
                    <a:stretch>
                      <a:fillRect/>
                    </a:stretch>
                  </pic:blipFill>
                  <pic:spPr>
                    <a:xfrm>
                      <a:off x="0" y="0"/>
                      <a:ext cx="5400040" cy="5370195"/>
                    </a:xfrm>
                    <a:prstGeom prst="rect">
                      <a:avLst/>
                    </a:prstGeom>
                  </pic:spPr>
                </pic:pic>
              </a:graphicData>
            </a:graphic>
          </wp:inline>
        </w:drawing>
      </w:r>
    </w:p>
    <w:p w14:paraId="14A484E5" w14:textId="13835515" w:rsidR="007555E9" w:rsidRDefault="00834E96" w:rsidP="007555E9">
      <w:r>
        <w:t>Table 5. Descriptive statistics</w:t>
      </w:r>
    </w:p>
    <w:tbl>
      <w:tblPr>
        <w:tblW w:w="0" w:type="auto"/>
        <w:jc w:val="center"/>
        <w:tblCellMar>
          <w:left w:w="70" w:type="dxa"/>
          <w:right w:w="70" w:type="dxa"/>
        </w:tblCellMar>
        <w:tblLook w:val="04A0" w:firstRow="1" w:lastRow="0" w:firstColumn="1" w:lastColumn="0" w:noHBand="0" w:noVBand="1"/>
      </w:tblPr>
      <w:tblGrid>
        <w:gridCol w:w="2430"/>
        <w:gridCol w:w="4476"/>
        <w:gridCol w:w="688"/>
        <w:gridCol w:w="844"/>
      </w:tblGrid>
      <w:tr w:rsidR="007555E9" w:rsidRPr="0043035B" w14:paraId="40D39932" w14:textId="77777777" w:rsidTr="00803E7C">
        <w:trPr>
          <w:trHeight w:val="144"/>
          <w:jc w:val="center"/>
        </w:trPr>
        <w:tc>
          <w:tcPr>
            <w:tcW w:w="2430" w:type="dxa"/>
            <w:tcBorders>
              <w:top w:val="single" w:sz="4" w:space="0" w:color="auto"/>
              <w:left w:val="nil"/>
              <w:bottom w:val="single" w:sz="4" w:space="0" w:color="auto"/>
              <w:right w:val="nil"/>
            </w:tcBorders>
            <w:shd w:val="clear" w:color="auto" w:fill="auto"/>
            <w:noWrap/>
            <w:vAlign w:val="center"/>
            <w:hideMark/>
          </w:tcPr>
          <w:p w14:paraId="068AF872" w14:textId="77777777" w:rsidR="007555E9" w:rsidRPr="0043035B" w:rsidRDefault="007555E9" w:rsidP="00803E7C">
            <w:pPr>
              <w:spacing w:after="0"/>
              <w:rPr>
                <w:b/>
                <w:bCs/>
              </w:rPr>
            </w:pPr>
            <w:r w:rsidRPr="0043035B">
              <w:rPr>
                <w:b/>
                <w:bCs/>
              </w:rPr>
              <w:t>Category</w:t>
            </w:r>
          </w:p>
        </w:tc>
        <w:tc>
          <w:tcPr>
            <w:tcW w:w="4476" w:type="dxa"/>
            <w:tcBorders>
              <w:top w:val="single" w:sz="4" w:space="0" w:color="auto"/>
              <w:left w:val="nil"/>
              <w:bottom w:val="single" w:sz="4" w:space="0" w:color="auto"/>
              <w:right w:val="nil"/>
            </w:tcBorders>
            <w:shd w:val="clear" w:color="auto" w:fill="auto"/>
            <w:vAlign w:val="center"/>
            <w:hideMark/>
          </w:tcPr>
          <w:p w14:paraId="1C69EA2F" w14:textId="77777777" w:rsidR="007555E9" w:rsidRPr="0043035B" w:rsidRDefault="007555E9" w:rsidP="00803E7C">
            <w:pPr>
              <w:spacing w:after="0"/>
              <w:rPr>
                <w:b/>
                <w:bCs/>
              </w:rPr>
            </w:pPr>
            <w:r w:rsidRPr="0043035B">
              <w:rPr>
                <w:b/>
                <w:bCs/>
              </w:rPr>
              <w:t>Variable</w:t>
            </w:r>
          </w:p>
        </w:tc>
        <w:tc>
          <w:tcPr>
            <w:tcW w:w="0" w:type="auto"/>
            <w:tcBorders>
              <w:top w:val="single" w:sz="4" w:space="0" w:color="auto"/>
              <w:left w:val="nil"/>
              <w:bottom w:val="single" w:sz="4" w:space="0" w:color="auto"/>
              <w:right w:val="nil"/>
            </w:tcBorders>
            <w:shd w:val="clear" w:color="auto" w:fill="auto"/>
            <w:vAlign w:val="center"/>
            <w:hideMark/>
          </w:tcPr>
          <w:p w14:paraId="2649CC77" w14:textId="77777777" w:rsidR="007555E9" w:rsidRPr="0043035B" w:rsidRDefault="007555E9" w:rsidP="00803E7C">
            <w:pPr>
              <w:spacing w:after="0"/>
              <w:jc w:val="center"/>
              <w:rPr>
                <w:b/>
                <w:bCs/>
              </w:rPr>
            </w:pPr>
            <w:r w:rsidRPr="0043035B">
              <w:rPr>
                <w:b/>
                <w:bCs/>
              </w:rPr>
              <w:t>Count</w:t>
            </w:r>
          </w:p>
        </w:tc>
        <w:tc>
          <w:tcPr>
            <w:tcW w:w="0" w:type="auto"/>
            <w:tcBorders>
              <w:top w:val="single" w:sz="4" w:space="0" w:color="auto"/>
              <w:left w:val="nil"/>
              <w:bottom w:val="single" w:sz="4" w:space="0" w:color="auto"/>
              <w:right w:val="nil"/>
            </w:tcBorders>
            <w:shd w:val="clear" w:color="auto" w:fill="auto"/>
            <w:vAlign w:val="center"/>
            <w:hideMark/>
          </w:tcPr>
          <w:p w14:paraId="7835BE54" w14:textId="77777777" w:rsidR="007555E9" w:rsidRPr="0043035B" w:rsidRDefault="007555E9" w:rsidP="00803E7C">
            <w:pPr>
              <w:spacing w:after="0"/>
              <w:jc w:val="center"/>
              <w:rPr>
                <w:b/>
                <w:bCs/>
              </w:rPr>
            </w:pPr>
            <w:r w:rsidRPr="0043035B">
              <w:rPr>
                <w:b/>
                <w:bCs/>
              </w:rPr>
              <w:t>Percent</w:t>
            </w:r>
          </w:p>
        </w:tc>
      </w:tr>
      <w:tr w:rsidR="007555E9" w:rsidRPr="0043035B" w14:paraId="3AA4E2BF"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0A8F699" w14:textId="77777777" w:rsidR="007555E9" w:rsidRPr="0043035B" w:rsidRDefault="007555E9" w:rsidP="00803E7C">
            <w:pPr>
              <w:spacing w:after="0"/>
            </w:pPr>
            <w:r>
              <w:t>Household exterior and access to public goods</w:t>
            </w:r>
          </w:p>
        </w:tc>
        <w:tc>
          <w:tcPr>
            <w:tcW w:w="4476" w:type="dxa"/>
            <w:tcBorders>
              <w:top w:val="nil"/>
              <w:left w:val="nil"/>
              <w:bottom w:val="nil"/>
              <w:right w:val="nil"/>
            </w:tcBorders>
            <w:shd w:val="clear" w:color="auto" w:fill="auto"/>
            <w:vAlign w:val="center"/>
          </w:tcPr>
          <w:p w14:paraId="3D09007B" w14:textId="77777777" w:rsidR="007555E9" w:rsidRPr="0043035B" w:rsidRDefault="007555E9" w:rsidP="00803E7C">
            <w:pPr>
              <w:spacing w:after="0"/>
            </w:pPr>
            <w:r>
              <w:t>Household with inlaid walls</w:t>
            </w:r>
          </w:p>
        </w:tc>
        <w:tc>
          <w:tcPr>
            <w:tcW w:w="0" w:type="auto"/>
            <w:tcBorders>
              <w:top w:val="nil"/>
              <w:left w:val="nil"/>
              <w:bottom w:val="nil"/>
              <w:right w:val="nil"/>
            </w:tcBorders>
            <w:shd w:val="clear" w:color="auto" w:fill="auto"/>
            <w:vAlign w:val="center"/>
          </w:tcPr>
          <w:p w14:paraId="1D6451AB" w14:textId="77777777" w:rsidR="007555E9" w:rsidRPr="0043035B" w:rsidRDefault="007555E9" w:rsidP="00803E7C">
            <w:pPr>
              <w:spacing w:after="0"/>
              <w:jc w:val="center"/>
            </w:pPr>
            <w:r>
              <w:t>194</w:t>
            </w:r>
          </w:p>
        </w:tc>
        <w:tc>
          <w:tcPr>
            <w:tcW w:w="0" w:type="auto"/>
            <w:tcBorders>
              <w:top w:val="nil"/>
              <w:left w:val="nil"/>
              <w:bottom w:val="nil"/>
              <w:right w:val="nil"/>
            </w:tcBorders>
            <w:shd w:val="clear" w:color="auto" w:fill="auto"/>
            <w:vAlign w:val="center"/>
          </w:tcPr>
          <w:p w14:paraId="2C9DBE93" w14:textId="77777777" w:rsidR="007555E9" w:rsidRPr="0043035B" w:rsidRDefault="007555E9" w:rsidP="00803E7C">
            <w:pPr>
              <w:spacing w:after="0"/>
              <w:jc w:val="center"/>
            </w:pPr>
            <w:r>
              <w:t>17.54%</w:t>
            </w:r>
          </w:p>
        </w:tc>
      </w:tr>
      <w:tr w:rsidR="007555E9" w:rsidRPr="0043035B" w14:paraId="3403E305" w14:textId="77777777" w:rsidTr="00803E7C">
        <w:trPr>
          <w:trHeight w:val="144"/>
          <w:jc w:val="center"/>
        </w:trPr>
        <w:tc>
          <w:tcPr>
            <w:tcW w:w="2430" w:type="dxa"/>
            <w:vMerge/>
            <w:tcBorders>
              <w:left w:val="nil"/>
              <w:right w:val="nil"/>
            </w:tcBorders>
            <w:shd w:val="clear" w:color="auto" w:fill="auto"/>
            <w:noWrap/>
            <w:vAlign w:val="center"/>
          </w:tcPr>
          <w:p w14:paraId="629B8EF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4C8111E" w14:textId="77777777" w:rsidR="007555E9" w:rsidRPr="0043035B" w:rsidRDefault="007555E9" w:rsidP="00803E7C">
            <w:pPr>
              <w:spacing w:after="0"/>
            </w:pPr>
            <w:r>
              <w:t>Household with painted walls</w:t>
            </w:r>
          </w:p>
        </w:tc>
        <w:tc>
          <w:tcPr>
            <w:tcW w:w="0" w:type="auto"/>
            <w:tcBorders>
              <w:top w:val="nil"/>
              <w:left w:val="nil"/>
              <w:bottom w:val="nil"/>
              <w:right w:val="nil"/>
            </w:tcBorders>
            <w:shd w:val="clear" w:color="auto" w:fill="auto"/>
            <w:vAlign w:val="center"/>
          </w:tcPr>
          <w:p w14:paraId="0A4563A6" w14:textId="77777777" w:rsidR="007555E9" w:rsidRPr="0043035B" w:rsidRDefault="007555E9" w:rsidP="00803E7C">
            <w:pPr>
              <w:spacing w:after="0"/>
              <w:jc w:val="center"/>
            </w:pPr>
            <w:r>
              <w:t>156</w:t>
            </w:r>
          </w:p>
        </w:tc>
        <w:tc>
          <w:tcPr>
            <w:tcW w:w="0" w:type="auto"/>
            <w:tcBorders>
              <w:top w:val="nil"/>
              <w:left w:val="nil"/>
              <w:bottom w:val="nil"/>
              <w:right w:val="nil"/>
            </w:tcBorders>
            <w:shd w:val="clear" w:color="auto" w:fill="auto"/>
            <w:vAlign w:val="center"/>
          </w:tcPr>
          <w:p w14:paraId="230C902D" w14:textId="77777777" w:rsidR="007555E9" w:rsidRPr="0043035B" w:rsidRDefault="007555E9" w:rsidP="00803E7C">
            <w:pPr>
              <w:spacing w:after="0"/>
              <w:jc w:val="center"/>
            </w:pPr>
            <w:r>
              <w:t>14.10%</w:t>
            </w:r>
          </w:p>
        </w:tc>
      </w:tr>
      <w:tr w:rsidR="007555E9" w:rsidRPr="0043035B" w14:paraId="608D37E6" w14:textId="77777777" w:rsidTr="00803E7C">
        <w:trPr>
          <w:trHeight w:val="144"/>
          <w:jc w:val="center"/>
        </w:trPr>
        <w:tc>
          <w:tcPr>
            <w:tcW w:w="2430" w:type="dxa"/>
            <w:vMerge/>
            <w:tcBorders>
              <w:left w:val="nil"/>
              <w:right w:val="nil"/>
            </w:tcBorders>
            <w:shd w:val="clear" w:color="auto" w:fill="auto"/>
            <w:noWrap/>
            <w:vAlign w:val="center"/>
          </w:tcPr>
          <w:p w14:paraId="1428F40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226C01C" w14:textId="77777777" w:rsidR="007555E9" w:rsidRPr="0043035B" w:rsidRDefault="007555E9" w:rsidP="00803E7C">
            <w:pPr>
              <w:spacing w:after="0"/>
            </w:pPr>
            <w:r>
              <w:t>Outside tracks are paved</w:t>
            </w:r>
          </w:p>
        </w:tc>
        <w:tc>
          <w:tcPr>
            <w:tcW w:w="0" w:type="auto"/>
            <w:tcBorders>
              <w:top w:val="nil"/>
              <w:left w:val="nil"/>
              <w:bottom w:val="nil"/>
              <w:right w:val="nil"/>
            </w:tcBorders>
            <w:shd w:val="clear" w:color="auto" w:fill="auto"/>
            <w:vAlign w:val="center"/>
          </w:tcPr>
          <w:p w14:paraId="23A4A68C" w14:textId="77777777" w:rsidR="007555E9" w:rsidRPr="0043035B" w:rsidRDefault="007555E9" w:rsidP="00803E7C">
            <w:pPr>
              <w:spacing w:after="0"/>
              <w:jc w:val="center"/>
            </w:pPr>
            <w:r>
              <w:t>259</w:t>
            </w:r>
          </w:p>
        </w:tc>
        <w:tc>
          <w:tcPr>
            <w:tcW w:w="0" w:type="auto"/>
            <w:tcBorders>
              <w:top w:val="nil"/>
              <w:left w:val="nil"/>
              <w:bottom w:val="nil"/>
              <w:right w:val="nil"/>
            </w:tcBorders>
            <w:shd w:val="clear" w:color="auto" w:fill="auto"/>
            <w:vAlign w:val="center"/>
          </w:tcPr>
          <w:p w14:paraId="7E96216C" w14:textId="77777777" w:rsidR="007555E9" w:rsidRPr="0043035B" w:rsidRDefault="007555E9" w:rsidP="00803E7C">
            <w:pPr>
              <w:spacing w:after="0"/>
              <w:jc w:val="center"/>
            </w:pPr>
            <w:r>
              <w:t>23.42%</w:t>
            </w:r>
          </w:p>
        </w:tc>
      </w:tr>
      <w:tr w:rsidR="007555E9" w:rsidRPr="0043035B" w14:paraId="55EE5560" w14:textId="77777777" w:rsidTr="00803E7C">
        <w:trPr>
          <w:trHeight w:val="144"/>
          <w:jc w:val="center"/>
        </w:trPr>
        <w:tc>
          <w:tcPr>
            <w:tcW w:w="2430" w:type="dxa"/>
            <w:vMerge/>
            <w:tcBorders>
              <w:left w:val="nil"/>
              <w:right w:val="nil"/>
            </w:tcBorders>
            <w:shd w:val="clear" w:color="auto" w:fill="auto"/>
            <w:noWrap/>
            <w:vAlign w:val="center"/>
          </w:tcPr>
          <w:p w14:paraId="24A6629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E206A16" w14:textId="77777777" w:rsidR="007555E9" w:rsidRPr="0043035B" w:rsidRDefault="007555E9" w:rsidP="00803E7C">
            <w:pPr>
              <w:spacing w:after="0"/>
            </w:pPr>
            <w:r>
              <w:t>Outside tracks are terrain</w:t>
            </w:r>
          </w:p>
        </w:tc>
        <w:tc>
          <w:tcPr>
            <w:tcW w:w="0" w:type="auto"/>
            <w:tcBorders>
              <w:top w:val="nil"/>
              <w:left w:val="nil"/>
              <w:right w:val="nil"/>
            </w:tcBorders>
            <w:shd w:val="clear" w:color="auto" w:fill="auto"/>
            <w:vAlign w:val="center"/>
          </w:tcPr>
          <w:p w14:paraId="5C9288CF" w14:textId="77777777" w:rsidR="007555E9" w:rsidRPr="0043035B" w:rsidRDefault="007555E9" w:rsidP="00803E7C">
            <w:pPr>
              <w:spacing w:after="0"/>
              <w:jc w:val="center"/>
            </w:pPr>
            <w:r>
              <w:t>311</w:t>
            </w:r>
          </w:p>
        </w:tc>
        <w:tc>
          <w:tcPr>
            <w:tcW w:w="0" w:type="auto"/>
            <w:tcBorders>
              <w:top w:val="nil"/>
              <w:left w:val="nil"/>
              <w:right w:val="nil"/>
            </w:tcBorders>
            <w:shd w:val="clear" w:color="auto" w:fill="auto"/>
            <w:vAlign w:val="center"/>
          </w:tcPr>
          <w:p w14:paraId="7C975D97" w14:textId="77777777" w:rsidR="007555E9" w:rsidRPr="0043035B" w:rsidRDefault="007555E9" w:rsidP="00803E7C">
            <w:pPr>
              <w:spacing w:after="0"/>
              <w:jc w:val="center"/>
            </w:pPr>
            <w:r>
              <w:t>28.12%</w:t>
            </w:r>
          </w:p>
        </w:tc>
      </w:tr>
      <w:tr w:rsidR="007555E9" w:rsidRPr="0043035B" w14:paraId="5E89DE15" w14:textId="77777777" w:rsidTr="00803E7C">
        <w:trPr>
          <w:trHeight w:val="144"/>
          <w:jc w:val="center"/>
        </w:trPr>
        <w:tc>
          <w:tcPr>
            <w:tcW w:w="2430" w:type="dxa"/>
            <w:vMerge/>
            <w:tcBorders>
              <w:left w:val="nil"/>
              <w:right w:val="nil"/>
            </w:tcBorders>
            <w:shd w:val="clear" w:color="auto" w:fill="auto"/>
            <w:noWrap/>
            <w:vAlign w:val="center"/>
          </w:tcPr>
          <w:p w14:paraId="334E36E4"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5A9C9BB3" w14:textId="77777777" w:rsidR="007555E9" w:rsidRPr="0043035B" w:rsidRDefault="007555E9" w:rsidP="00803E7C">
            <w:pPr>
              <w:spacing w:after="0"/>
            </w:pPr>
            <w:r>
              <w:t>Outside paths</w:t>
            </w:r>
          </w:p>
        </w:tc>
        <w:tc>
          <w:tcPr>
            <w:tcW w:w="0" w:type="auto"/>
            <w:tcBorders>
              <w:left w:val="nil"/>
              <w:bottom w:val="nil"/>
              <w:right w:val="nil"/>
            </w:tcBorders>
            <w:shd w:val="clear" w:color="auto" w:fill="auto"/>
          </w:tcPr>
          <w:p w14:paraId="450DF7D2" w14:textId="77777777" w:rsidR="007555E9" w:rsidRPr="0043035B" w:rsidRDefault="007555E9" w:rsidP="00803E7C">
            <w:pPr>
              <w:spacing w:after="0"/>
              <w:jc w:val="center"/>
            </w:pPr>
            <w:r w:rsidRPr="008E0968">
              <w:t>226</w:t>
            </w:r>
          </w:p>
        </w:tc>
        <w:tc>
          <w:tcPr>
            <w:tcW w:w="0" w:type="auto"/>
            <w:tcBorders>
              <w:left w:val="nil"/>
              <w:bottom w:val="nil"/>
              <w:right w:val="nil"/>
            </w:tcBorders>
            <w:shd w:val="clear" w:color="auto" w:fill="auto"/>
          </w:tcPr>
          <w:p w14:paraId="43E90C4E" w14:textId="77777777" w:rsidR="007555E9" w:rsidRPr="0043035B" w:rsidRDefault="007555E9" w:rsidP="00803E7C">
            <w:pPr>
              <w:spacing w:after="0"/>
              <w:jc w:val="center"/>
            </w:pPr>
            <w:r w:rsidRPr="008E0968">
              <w:t>20.43%</w:t>
            </w:r>
          </w:p>
        </w:tc>
      </w:tr>
      <w:tr w:rsidR="007555E9" w:rsidRPr="0043035B" w14:paraId="7C80DEC4" w14:textId="77777777" w:rsidTr="00803E7C">
        <w:trPr>
          <w:trHeight w:val="144"/>
          <w:jc w:val="center"/>
        </w:trPr>
        <w:tc>
          <w:tcPr>
            <w:tcW w:w="2430" w:type="dxa"/>
            <w:vMerge/>
            <w:tcBorders>
              <w:left w:val="nil"/>
              <w:right w:val="nil"/>
            </w:tcBorders>
            <w:shd w:val="clear" w:color="auto" w:fill="auto"/>
            <w:noWrap/>
            <w:vAlign w:val="center"/>
          </w:tcPr>
          <w:p w14:paraId="6A19ABFC"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75E7D303" w14:textId="77777777" w:rsidR="007555E9" w:rsidRDefault="007555E9" w:rsidP="00803E7C">
            <w:pPr>
              <w:spacing w:after="0"/>
            </w:pPr>
            <w:r>
              <w:t>Lighting pole</w:t>
            </w:r>
          </w:p>
        </w:tc>
        <w:tc>
          <w:tcPr>
            <w:tcW w:w="0" w:type="auto"/>
            <w:tcBorders>
              <w:left w:val="nil"/>
              <w:bottom w:val="nil"/>
              <w:right w:val="nil"/>
            </w:tcBorders>
            <w:shd w:val="clear" w:color="auto" w:fill="auto"/>
            <w:vAlign w:val="center"/>
          </w:tcPr>
          <w:p w14:paraId="59970C94" w14:textId="77777777" w:rsidR="007555E9" w:rsidRPr="008E0968" w:rsidRDefault="007555E9" w:rsidP="00803E7C">
            <w:pPr>
              <w:spacing w:after="0"/>
              <w:jc w:val="center"/>
            </w:pPr>
            <w:r>
              <w:t>442</w:t>
            </w:r>
          </w:p>
        </w:tc>
        <w:tc>
          <w:tcPr>
            <w:tcW w:w="0" w:type="auto"/>
            <w:tcBorders>
              <w:left w:val="nil"/>
              <w:bottom w:val="nil"/>
              <w:right w:val="nil"/>
            </w:tcBorders>
            <w:shd w:val="clear" w:color="auto" w:fill="auto"/>
            <w:vAlign w:val="center"/>
          </w:tcPr>
          <w:p w14:paraId="12CA7896" w14:textId="77777777" w:rsidR="007555E9" w:rsidRPr="008E0968" w:rsidRDefault="007555E9" w:rsidP="00803E7C">
            <w:pPr>
              <w:spacing w:after="0"/>
              <w:jc w:val="center"/>
            </w:pPr>
            <w:r>
              <w:t>39.96%</w:t>
            </w:r>
          </w:p>
        </w:tc>
      </w:tr>
      <w:tr w:rsidR="007555E9" w:rsidRPr="0043035B" w14:paraId="465097B9" w14:textId="77777777" w:rsidTr="00803E7C">
        <w:trPr>
          <w:trHeight w:val="144"/>
          <w:jc w:val="center"/>
        </w:trPr>
        <w:tc>
          <w:tcPr>
            <w:tcW w:w="2430" w:type="dxa"/>
            <w:vMerge/>
            <w:tcBorders>
              <w:left w:val="nil"/>
              <w:right w:val="nil"/>
            </w:tcBorders>
            <w:shd w:val="clear" w:color="auto" w:fill="auto"/>
            <w:noWrap/>
            <w:vAlign w:val="center"/>
          </w:tcPr>
          <w:p w14:paraId="76EF01F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A2AFE7A" w14:textId="77777777" w:rsidR="007555E9" w:rsidRPr="0043035B" w:rsidRDefault="007555E9" w:rsidP="00803E7C">
            <w:pPr>
              <w:spacing w:after="0"/>
            </w:pPr>
            <w:r>
              <w:t>No public good</w:t>
            </w:r>
          </w:p>
        </w:tc>
        <w:tc>
          <w:tcPr>
            <w:tcW w:w="0" w:type="auto"/>
            <w:tcBorders>
              <w:top w:val="nil"/>
              <w:left w:val="nil"/>
              <w:bottom w:val="nil"/>
              <w:right w:val="nil"/>
            </w:tcBorders>
            <w:shd w:val="clear" w:color="auto" w:fill="auto"/>
            <w:vAlign w:val="center"/>
          </w:tcPr>
          <w:p w14:paraId="6E716C81" w14:textId="77777777" w:rsidR="007555E9" w:rsidRPr="0043035B" w:rsidRDefault="007555E9" w:rsidP="00803E7C">
            <w:pPr>
              <w:spacing w:after="0"/>
              <w:jc w:val="center"/>
            </w:pPr>
            <w:r>
              <w:t>442</w:t>
            </w:r>
          </w:p>
        </w:tc>
        <w:tc>
          <w:tcPr>
            <w:tcW w:w="0" w:type="auto"/>
            <w:tcBorders>
              <w:top w:val="nil"/>
              <w:left w:val="nil"/>
              <w:bottom w:val="nil"/>
              <w:right w:val="nil"/>
            </w:tcBorders>
            <w:shd w:val="clear" w:color="auto" w:fill="auto"/>
            <w:vAlign w:val="center"/>
          </w:tcPr>
          <w:p w14:paraId="105C7712" w14:textId="77777777" w:rsidR="007555E9" w:rsidRPr="0043035B" w:rsidRDefault="007555E9" w:rsidP="00803E7C">
            <w:pPr>
              <w:spacing w:after="0"/>
              <w:jc w:val="center"/>
            </w:pPr>
            <w:r>
              <w:t>39.96%</w:t>
            </w:r>
          </w:p>
        </w:tc>
      </w:tr>
      <w:tr w:rsidR="007555E9" w:rsidRPr="0043035B" w14:paraId="0F6F8D50"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CD9782A" w14:textId="77777777" w:rsidR="007555E9" w:rsidRPr="0043035B" w:rsidRDefault="007555E9" w:rsidP="00803E7C">
            <w:pPr>
              <w:spacing w:after="0"/>
            </w:pPr>
            <w:r w:rsidRPr="0043035B">
              <w:t>Ownership and physical characteristics</w:t>
            </w:r>
          </w:p>
        </w:tc>
        <w:tc>
          <w:tcPr>
            <w:tcW w:w="4476" w:type="dxa"/>
            <w:tcBorders>
              <w:top w:val="single" w:sz="4" w:space="0" w:color="auto"/>
              <w:left w:val="nil"/>
              <w:bottom w:val="nil"/>
              <w:right w:val="nil"/>
            </w:tcBorders>
            <w:shd w:val="clear" w:color="auto" w:fill="auto"/>
            <w:vAlign w:val="center"/>
          </w:tcPr>
          <w:p w14:paraId="5DE3A292" w14:textId="77777777" w:rsidR="007555E9" w:rsidRPr="0043035B" w:rsidRDefault="007555E9" w:rsidP="00803E7C">
            <w:pPr>
              <w:spacing w:after="0"/>
            </w:pPr>
            <w:r>
              <w:t>Independent house</w:t>
            </w:r>
          </w:p>
        </w:tc>
        <w:tc>
          <w:tcPr>
            <w:tcW w:w="0" w:type="auto"/>
            <w:tcBorders>
              <w:top w:val="single" w:sz="4" w:space="0" w:color="auto"/>
              <w:left w:val="nil"/>
              <w:bottom w:val="nil"/>
              <w:right w:val="nil"/>
            </w:tcBorders>
            <w:shd w:val="clear" w:color="auto" w:fill="auto"/>
          </w:tcPr>
          <w:p w14:paraId="00E0A78A" w14:textId="77777777" w:rsidR="007555E9" w:rsidRPr="0043035B" w:rsidRDefault="007555E9" w:rsidP="00803E7C">
            <w:pPr>
              <w:spacing w:after="0"/>
              <w:jc w:val="center"/>
            </w:pPr>
            <w:r w:rsidRPr="00AA2B96">
              <w:t>944</w:t>
            </w:r>
          </w:p>
        </w:tc>
        <w:tc>
          <w:tcPr>
            <w:tcW w:w="0" w:type="auto"/>
            <w:tcBorders>
              <w:top w:val="single" w:sz="4" w:space="0" w:color="auto"/>
              <w:left w:val="nil"/>
              <w:bottom w:val="nil"/>
              <w:right w:val="nil"/>
            </w:tcBorders>
            <w:shd w:val="clear" w:color="auto" w:fill="auto"/>
          </w:tcPr>
          <w:p w14:paraId="45880D35" w14:textId="77777777" w:rsidR="007555E9" w:rsidRPr="0043035B" w:rsidRDefault="007555E9" w:rsidP="00803E7C">
            <w:pPr>
              <w:spacing w:after="0"/>
              <w:jc w:val="center"/>
            </w:pPr>
            <w:r w:rsidRPr="00AA2B96">
              <w:t>85.35%</w:t>
            </w:r>
          </w:p>
        </w:tc>
      </w:tr>
      <w:tr w:rsidR="007555E9" w:rsidRPr="0043035B" w14:paraId="2C2DBC2C" w14:textId="77777777" w:rsidTr="00803E7C">
        <w:trPr>
          <w:trHeight w:val="144"/>
          <w:jc w:val="center"/>
        </w:trPr>
        <w:tc>
          <w:tcPr>
            <w:tcW w:w="2430" w:type="dxa"/>
            <w:vMerge/>
            <w:tcBorders>
              <w:left w:val="nil"/>
              <w:right w:val="nil"/>
            </w:tcBorders>
            <w:shd w:val="clear" w:color="auto" w:fill="auto"/>
            <w:noWrap/>
            <w:vAlign w:val="center"/>
          </w:tcPr>
          <w:p w14:paraId="458CF9F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C5DA87B" w14:textId="77777777" w:rsidR="007555E9" w:rsidRPr="0043035B" w:rsidRDefault="007555E9" w:rsidP="00803E7C">
            <w:pPr>
              <w:spacing w:after="0"/>
            </w:pPr>
            <w:r w:rsidRPr="0043035B">
              <w:t>Household is a house</w:t>
            </w:r>
          </w:p>
        </w:tc>
        <w:tc>
          <w:tcPr>
            <w:tcW w:w="0" w:type="auto"/>
            <w:tcBorders>
              <w:top w:val="nil"/>
              <w:left w:val="nil"/>
              <w:bottom w:val="nil"/>
              <w:right w:val="nil"/>
            </w:tcBorders>
            <w:shd w:val="clear" w:color="auto" w:fill="auto"/>
          </w:tcPr>
          <w:p w14:paraId="40156248" w14:textId="77777777" w:rsidR="007555E9" w:rsidRPr="0043035B" w:rsidRDefault="007555E9" w:rsidP="00803E7C">
            <w:pPr>
              <w:spacing w:after="0"/>
              <w:jc w:val="center"/>
            </w:pPr>
            <w:r w:rsidRPr="00AA2B96">
              <w:t>955</w:t>
            </w:r>
          </w:p>
        </w:tc>
        <w:tc>
          <w:tcPr>
            <w:tcW w:w="0" w:type="auto"/>
            <w:tcBorders>
              <w:top w:val="nil"/>
              <w:left w:val="nil"/>
              <w:bottom w:val="nil"/>
              <w:right w:val="nil"/>
            </w:tcBorders>
            <w:shd w:val="clear" w:color="auto" w:fill="auto"/>
          </w:tcPr>
          <w:p w14:paraId="0F6837B4" w14:textId="77777777" w:rsidR="007555E9" w:rsidRPr="0043035B" w:rsidRDefault="007555E9" w:rsidP="00803E7C">
            <w:pPr>
              <w:spacing w:after="0"/>
              <w:jc w:val="center"/>
            </w:pPr>
            <w:r w:rsidRPr="00AA2B96">
              <w:t>86.35%</w:t>
            </w:r>
          </w:p>
        </w:tc>
      </w:tr>
      <w:tr w:rsidR="007555E9" w:rsidRPr="0043035B" w14:paraId="660C392C" w14:textId="77777777" w:rsidTr="00803E7C">
        <w:trPr>
          <w:trHeight w:val="144"/>
          <w:jc w:val="center"/>
        </w:trPr>
        <w:tc>
          <w:tcPr>
            <w:tcW w:w="2430" w:type="dxa"/>
            <w:vMerge/>
            <w:tcBorders>
              <w:left w:val="nil"/>
              <w:right w:val="nil"/>
            </w:tcBorders>
            <w:shd w:val="clear" w:color="auto" w:fill="auto"/>
            <w:noWrap/>
            <w:vAlign w:val="center"/>
          </w:tcPr>
          <w:p w14:paraId="7198BE4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BC8588D" w14:textId="77777777" w:rsidR="007555E9" w:rsidRPr="0043035B" w:rsidRDefault="007555E9" w:rsidP="00803E7C">
            <w:pPr>
              <w:spacing w:after="0"/>
            </w:pPr>
            <w:r w:rsidRPr="0043035B">
              <w:t>Household is totally owned</w:t>
            </w:r>
          </w:p>
        </w:tc>
        <w:tc>
          <w:tcPr>
            <w:tcW w:w="0" w:type="auto"/>
            <w:tcBorders>
              <w:top w:val="nil"/>
              <w:left w:val="nil"/>
              <w:bottom w:val="nil"/>
              <w:right w:val="nil"/>
            </w:tcBorders>
            <w:shd w:val="clear" w:color="auto" w:fill="auto"/>
          </w:tcPr>
          <w:p w14:paraId="1FF9D9E3" w14:textId="77777777" w:rsidR="007555E9" w:rsidRPr="0043035B" w:rsidRDefault="007555E9" w:rsidP="00803E7C">
            <w:pPr>
              <w:spacing w:after="0"/>
              <w:jc w:val="center"/>
            </w:pPr>
            <w:r w:rsidRPr="00AA2B96">
              <w:t>913</w:t>
            </w:r>
          </w:p>
        </w:tc>
        <w:tc>
          <w:tcPr>
            <w:tcW w:w="0" w:type="auto"/>
            <w:tcBorders>
              <w:top w:val="nil"/>
              <w:left w:val="nil"/>
              <w:bottom w:val="nil"/>
              <w:right w:val="nil"/>
            </w:tcBorders>
            <w:shd w:val="clear" w:color="auto" w:fill="auto"/>
          </w:tcPr>
          <w:p w14:paraId="4F28A9F0" w14:textId="77777777" w:rsidR="007555E9" w:rsidRPr="0043035B" w:rsidRDefault="007555E9" w:rsidP="00803E7C">
            <w:pPr>
              <w:spacing w:after="0"/>
              <w:jc w:val="center"/>
            </w:pPr>
            <w:r w:rsidRPr="00AA2B96">
              <w:t>82.55%</w:t>
            </w:r>
          </w:p>
        </w:tc>
      </w:tr>
      <w:tr w:rsidR="007555E9" w:rsidRPr="0043035B" w14:paraId="1D269874" w14:textId="77777777" w:rsidTr="00803E7C">
        <w:trPr>
          <w:trHeight w:val="144"/>
          <w:jc w:val="center"/>
        </w:trPr>
        <w:tc>
          <w:tcPr>
            <w:tcW w:w="2430" w:type="dxa"/>
            <w:vMerge/>
            <w:tcBorders>
              <w:left w:val="nil"/>
              <w:right w:val="nil"/>
            </w:tcBorders>
            <w:shd w:val="clear" w:color="auto" w:fill="auto"/>
            <w:noWrap/>
            <w:vAlign w:val="center"/>
          </w:tcPr>
          <w:p w14:paraId="7DFA36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31482C8" w14:textId="77777777" w:rsidR="007555E9" w:rsidRPr="0043035B" w:rsidRDefault="007555E9" w:rsidP="00803E7C">
            <w:pPr>
              <w:spacing w:after="0"/>
            </w:pPr>
            <w:r>
              <w:t>Tittle of ownership</w:t>
            </w:r>
          </w:p>
        </w:tc>
        <w:tc>
          <w:tcPr>
            <w:tcW w:w="0" w:type="auto"/>
            <w:tcBorders>
              <w:top w:val="nil"/>
              <w:left w:val="nil"/>
              <w:bottom w:val="nil"/>
              <w:right w:val="nil"/>
            </w:tcBorders>
            <w:shd w:val="clear" w:color="auto" w:fill="auto"/>
          </w:tcPr>
          <w:p w14:paraId="44E9EA54" w14:textId="77777777" w:rsidR="007555E9" w:rsidRPr="0043035B" w:rsidRDefault="007555E9" w:rsidP="00803E7C">
            <w:pPr>
              <w:spacing w:after="0"/>
              <w:jc w:val="center"/>
            </w:pPr>
            <w:r w:rsidRPr="00AA2B96">
              <w:t>231</w:t>
            </w:r>
          </w:p>
        </w:tc>
        <w:tc>
          <w:tcPr>
            <w:tcW w:w="0" w:type="auto"/>
            <w:tcBorders>
              <w:top w:val="nil"/>
              <w:left w:val="nil"/>
              <w:bottom w:val="nil"/>
              <w:right w:val="nil"/>
            </w:tcBorders>
            <w:shd w:val="clear" w:color="auto" w:fill="auto"/>
          </w:tcPr>
          <w:p w14:paraId="5CCF70C8" w14:textId="77777777" w:rsidR="007555E9" w:rsidRPr="0043035B" w:rsidRDefault="007555E9" w:rsidP="00803E7C">
            <w:pPr>
              <w:spacing w:after="0"/>
              <w:jc w:val="center"/>
            </w:pPr>
            <w:r w:rsidRPr="00AA2B96">
              <w:t>20.89%</w:t>
            </w:r>
          </w:p>
        </w:tc>
      </w:tr>
      <w:tr w:rsidR="007555E9" w:rsidRPr="0043035B" w14:paraId="4CC16FF2" w14:textId="77777777" w:rsidTr="00803E7C">
        <w:trPr>
          <w:trHeight w:val="144"/>
          <w:jc w:val="center"/>
        </w:trPr>
        <w:tc>
          <w:tcPr>
            <w:tcW w:w="2430" w:type="dxa"/>
            <w:vMerge/>
            <w:tcBorders>
              <w:left w:val="nil"/>
              <w:right w:val="nil"/>
            </w:tcBorders>
            <w:shd w:val="clear" w:color="auto" w:fill="auto"/>
            <w:noWrap/>
            <w:vAlign w:val="center"/>
            <w:hideMark/>
          </w:tcPr>
          <w:p w14:paraId="6CB34DE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35C0F78E" w14:textId="77777777" w:rsidR="007555E9" w:rsidRPr="0043035B" w:rsidRDefault="007555E9" w:rsidP="00803E7C">
            <w:pPr>
              <w:spacing w:after="0"/>
            </w:pPr>
            <w:r w:rsidRPr="0043035B">
              <w:t>Concrete walls</w:t>
            </w:r>
          </w:p>
        </w:tc>
        <w:tc>
          <w:tcPr>
            <w:tcW w:w="0" w:type="auto"/>
            <w:tcBorders>
              <w:top w:val="nil"/>
              <w:left w:val="nil"/>
              <w:bottom w:val="nil"/>
              <w:right w:val="nil"/>
            </w:tcBorders>
            <w:shd w:val="clear" w:color="auto" w:fill="auto"/>
            <w:hideMark/>
          </w:tcPr>
          <w:p w14:paraId="46E5CBA4" w14:textId="77777777" w:rsidR="007555E9" w:rsidRPr="0043035B" w:rsidRDefault="007555E9" w:rsidP="00803E7C">
            <w:pPr>
              <w:spacing w:after="0"/>
              <w:jc w:val="center"/>
            </w:pPr>
            <w:r w:rsidRPr="00AA2B96">
              <w:t>287</w:t>
            </w:r>
          </w:p>
        </w:tc>
        <w:tc>
          <w:tcPr>
            <w:tcW w:w="0" w:type="auto"/>
            <w:tcBorders>
              <w:top w:val="nil"/>
              <w:left w:val="nil"/>
              <w:bottom w:val="nil"/>
              <w:right w:val="nil"/>
            </w:tcBorders>
            <w:shd w:val="clear" w:color="auto" w:fill="auto"/>
            <w:hideMark/>
          </w:tcPr>
          <w:p w14:paraId="78C2303C" w14:textId="77777777" w:rsidR="007555E9" w:rsidRPr="0043035B" w:rsidRDefault="007555E9" w:rsidP="00803E7C">
            <w:pPr>
              <w:spacing w:after="0"/>
              <w:jc w:val="center"/>
            </w:pPr>
            <w:r w:rsidRPr="00AA2B96">
              <w:t>25.95%</w:t>
            </w:r>
          </w:p>
        </w:tc>
      </w:tr>
      <w:tr w:rsidR="007555E9" w:rsidRPr="0043035B" w14:paraId="1E3A6DF2" w14:textId="77777777" w:rsidTr="00803E7C">
        <w:trPr>
          <w:trHeight w:val="144"/>
          <w:jc w:val="center"/>
        </w:trPr>
        <w:tc>
          <w:tcPr>
            <w:tcW w:w="2430" w:type="dxa"/>
            <w:vMerge/>
            <w:tcBorders>
              <w:left w:val="nil"/>
              <w:right w:val="nil"/>
            </w:tcBorders>
            <w:vAlign w:val="center"/>
            <w:hideMark/>
          </w:tcPr>
          <w:p w14:paraId="33F0846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2D138BE7" w14:textId="77777777" w:rsidR="007555E9" w:rsidRPr="0043035B" w:rsidRDefault="007555E9" w:rsidP="00803E7C">
            <w:pPr>
              <w:spacing w:after="0"/>
            </w:pPr>
            <w:r w:rsidRPr="0043035B">
              <w:t>Concrete floor</w:t>
            </w:r>
          </w:p>
        </w:tc>
        <w:tc>
          <w:tcPr>
            <w:tcW w:w="0" w:type="auto"/>
            <w:tcBorders>
              <w:top w:val="nil"/>
              <w:left w:val="nil"/>
              <w:bottom w:val="nil"/>
              <w:right w:val="nil"/>
            </w:tcBorders>
            <w:shd w:val="clear" w:color="auto" w:fill="auto"/>
            <w:hideMark/>
          </w:tcPr>
          <w:p w14:paraId="61EAF0C3" w14:textId="77777777" w:rsidR="007555E9" w:rsidRPr="0043035B" w:rsidRDefault="007555E9" w:rsidP="00803E7C">
            <w:pPr>
              <w:spacing w:after="0"/>
              <w:jc w:val="center"/>
            </w:pPr>
            <w:r w:rsidRPr="00AA2B96">
              <w:t>361</w:t>
            </w:r>
          </w:p>
        </w:tc>
        <w:tc>
          <w:tcPr>
            <w:tcW w:w="0" w:type="auto"/>
            <w:tcBorders>
              <w:top w:val="nil"/>
              <w:left w:val="nil"/>
              <w:bottom w:val="nil"/>
              <w:right w:val="nil"/>
            </w:tcBorders>
            <w:shd w:val="clear" w:color="auto" w:fill="auto"/>
            <w:hideMark/>
          </w:tcPr>
          <w:p w14:paraId="0D234C7F" w14:textId="77777777" w:rsidR="007555E9" w:rsidRPr="0043035B" w:rsidRDefault="007555E9" w:rsidP="00803E7C">
            <w:pPr>
              <w:spacing w:after="0"/>
              <w:jc w:val="center"/>
            </w:pPr>
            <w:r w:rsidRPr="00AA2B96">
              <w:t>32.64%</w:t>
            </w:r>
          </w:p>
        </w:tc>
      </w:tr>
      <w:tr w:rsidR="007555E9" w:rsidRPr="0043035B" w14:paraId="627BFF49" w14:textId="77777777" w:rsidTr="00803E7C">
        <w:trPr>
          <w:trHeight w:val="144"/>
          <w:jc w:val="center"/>
        </w:trPr>
        <w:tc>
          <w:tcPr>
            <w:tcW w:w="2430" w:type="dxa"/>
            <w:vMerge/>
            <w:tcBorders>
              <w:left w:val="nil"/>
              <w:right w:val="nil"/>
            </w:tcBorders>
            <w:vAlign w:val="center"/>
            <w:hideMark/>
          </w:tcPr>
          <w:p w14:paraId="42988D2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716C838F" w14:textId="77777777" w:rsidR="007555E9" w:rsidRPr="00D20D10" w:rsidRDefault="007555E9" w:rsidP="00803E7C">
            <w:pPr>
              <w:spacing w:after="0"/>
            </w:pPr>
            <w:r w:rsidRPr="00D20D10">
              <w:t>Concrete roof</w:t>
            </w:r>
          </w:p>
        </w:tc>
        <w:tc>
          <w:tcPr>
            <w:tcW w:w="0" w:type="auto"/>
            <w:tcBorders>
              <w:top w:val="nil"/>
              <w:left w:val="nil"/>
              <w:bottom w:val="nil"/>
              <w:right w:val="nil"/>
            </w:tcBorders>
            <w:shd w:val="clear" w:color="auto" w:fill="auto"/>
            <w:hideMark/>
          </w:tcPr>
          <w:p w14:paraId="6AFFF617" w14:textId="77777777" w:rsidR="007555E9" w:rsidRPr="00D20D10" w:rsidRDefault="007555E9" w:rsidP="00803E7C">
            <w:pPr>
              <w:spacing w:after="0"/>
              <w:jc w:val="center"/>
            </w:pPr>
            <w:r w:rsidRPr="00AA2B96">
              <w:t>228</w:t>
            </w:r>
          </w:p>
        </w:tc>
        <w:tc>
          <w:tcPr>
            <w:tcW w:w="0" w:type="auto"/>
            <w:tcBorders>
              <w:top w:val="nil"/>
              <w:left w:val="nil"/>
              <w:bottom w:val="nil"/>
              <w:right w:val="nil"/>
            </w:tcBorders>
            <w:shd w:val="clear" w:color="auto" w:fill="auto"/>
            <w:hideMark/>
          </w:tcPr>
          <w:p w14:paraId="7890B4FB" w14:textId="77777777" w:rsidR="007555E9" w:rsidRPr="0043035B" w:rsidRDefault="007555E9" w:rsidP="00803E7C">
            <w:pPr>
              <w:spacing w:after="0"/>
              <w:jc w:val="center"/>
            </w:pPr>
            <w:r w:rsidRPr="00AA2B96">
              <w:t>20.61%</w:t>
            </w:r>
          </w:p>
        </w:tc>
      </w:tr>
      <w:tr w:rsidR="007555E9" w:rsidRPr="0043035B" w14:paraId="4AE977A5" w14:textId="77777777" w:rsidTr="00803E7C">
        <w:trPr>
          <w:trHeight w:val="144"/>
          <w:jc w:val="center"/>
        </w:trPr>
        <w:tc>
          <w:tcPr>
            <w:tcW w:w="2430" w:type="dxa"/>
            <w:vMerge/>
            <w:tcBorders>
              <w:left w:val="nil"/>
              <w:right w:val="nil"/>
            </w:tcBorders>
            <w:vAlign w:val="center"/>
            <w:hideMark/>
          </w:tcPr>
          <w:p w14:paraId="49FD8855" w14:textId="77777777" w:rsidR="007555E9" w:rsidRPr="0043035B" w:rsidRDefault="007555E9" w:rsidP="00803E7C">
            <w:pPr>
              <w:spacing w:after="0"/>
            </w:pPr>
          </w:p>
        </w:tc>
        <w:tc>
          <w:tcPr>
            <w:tcW w:w="4476" w:type="dxa"/>
            <w:tcBorders>
              <w:top w:val="nil"/>
              <w:left w:val="nil"/>
              <w:bottom w:val="nil"/>
              <w:right w:val="nil"/>
            </w:tcBorders>
            <w:shd w:val="clear" w:color="auto" w:fill="auto"/>
          </w:tcPr>
          <w:p w14:paraId="1E64058A" w14:textId="77777777" w:rsidR="007555E9" w:rsidRPr="00D20D10" w:rsidRDefault="007555E9" w:rsidP="00803E7C">
            <w:pPr>
              <w:spacing w:after="0"/>
            </w:pPr>
            <w:r w:rsidRPr="00D20D10">
              <w:t>Overcrowded bedrooms</w:t>
            </w:r>
          </w:p>
        </w:tc>
        <w:tc>
          <w:tcPr>
            <w:tcW w:w="0" w:type="auto"/>
            <w:tcBorders>
              <w:top w:val="nil"/>
              <w:left w:val="nil"/>
              <w:bottom w:val="nil"/>
              <w:right w:val="nil"/>
            </w:tcBorders>
            <w:shd w:val="clear" w:color="auto" w:fill="auto"/>
            <w:hideMark/>
          </w:tcPr>
          <w:p w14:paraId="7E353EBE" w14:textId="77777777" w:rsidR="007555E9" w:rsidRPr="00D20D10" w:rsidRDefault="007555E9" w:rsidP="00803E7C">
            <w:pPr>
              <w:spacing w:after="0"/>
              <w:jc w:val="center"/>
            </w:pPr>
            <w:r w:rsidRPr="00AA2B96">
              <w:t>374</w:t>
            </w:r>
          </w:p>
        </w:tc>
        <w:tc>
          <w:tcPr>
            <w:tcW w:w="0" w:type="auto"/>
            <w:tcBorders>
              <w:top w:val="nil"/>
              <w:left w:val="nil"/>
              <w:bottom w:val="nil"/>
              <w:right w:val="nil"/>
            </w:tcBorders>
            <w:shd w:val="clear" w:color="auto" w:fill="auto"/>
            <w:hideMark/>
          </w:tcPr>
          <w:p w14:paraId="5BB50764" w14:textId="77777777" w:rsidR="007555E9" w:rsidRPr="0043035B" w:rsidRDefault="007555E9" w:rsidP="00803E7C">
            <w:pPr>
              <w:spacing w:after="0"/>
              <w:jc w:val="center"/>
            </w:pPr>
            <w:r w:rsidRPr="00AA2B96">
              <w:t>33.82%</w:t>
            </w:r>
          </w:p>
        </w:tc>
      </w:tr>
      <w:tr w:rsidR="007555E9" w:rsidRPr="0043035B" w14:paraId="571D4FA3" w14:textId="77777777" w:rsidTr="00803E7C">
        <w:trPr>
          <w:trHeight w:val="144"/>
          <w:jc w:val="center"/>
        </w:trPr>
        <w:tc>
          <w:tcPr>
            <w:tcW w:w="2430" w:type="dxa"/>
            <w:vMerge/>
            <w:tcBorders>
              <w:left w:val="nil"/>
              <w:bottom w:val="single" w:sz="4" w:space="0" w:color="000000"/>
              <w:right w:val="nil"/>
            </w:tcBorders>
            <w:vAlign w:val="center"/>
            <w:hideMark/>
          </w:tcPr>
          <w:p w14:paraId="799FD97E"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tcPr>
          <w:p w14:paraId="0467ADD7" w14:textId="77777777" w:rsidR="007555E9" w:rsidRPr="00D20D10" w:rsidRDefault="007555E9" w:rsidP="00803E7C">
            <w:pPr>
              <w:spacing w:after="0"/>
            </w:pPr>
            <w:r>
              <w:t>No other rooms than bedrooms</w:t>
            </w:r>
          </w:p>
        </w:tc>
        <w:tc>
          <w:tcPr>
            <w:tcW w:w="0" w:type="auto"/>
            <w:tcBorders>
              <w:top w:val="nil"/>
              <w:left w:val="nil"/>
              <w:bottom w:val="single" w:sz="4" w:space="0" w:color="auto"/>
              <w:right w:val="nil"/>
            </w:tcBorders>
            <w:shd w:val="clear" w:color="auto" w:fill="auto"/>
            <w:hideMark/>
          </w:tcPr>
          <w:p w14:paraId="1884B659" w14:textId="77777777" w:rsidR="007555E9" w:rsidRPr="00D20D10" w:rsidRDefault="007555E9" w:rsidP="00803E7C">
            <w:pPr>
              <w:spacing w:after="0"/>
              <w:jc w:val="center"/>
            </w:pPr>
            <w:r w:rsidRPr="00AA2B96">
              <w:t>124</w:t>
            </w:r>
          </w:p>
        </w:tc>
        <w:tc>
          <w:tcPr>
            <w:tcW w:w="0" w:type="auto"/>
            <w:tcBorders>
              <w:top w:val="nil"/>
              <w:left w:val="nil"/>
              <w:bottom w:val="single" w:sz="4" w:space="0" w:color="auto"/>
              <w:right w:val="nil"/>
            </w:tcBorders>
            <w:shd w:val="clear" w:color="auto" w:fill="auto"/>
            <w:hideMark/>
          </w:tcPr>
          <w:p w14:paraId="36543260" w14:textId="77777777" w:rsidR="007555E9" w:rsidRPr="0043035B" w:rsidRDefault="007555E9" w:rsidP="00803E7C">
            <w:pPr>
              <w:spacing w:after="0"/>
              <w:jc w:val="center"/>
            </w:pPr>
            <w:r w:rsidRPr="00AA2B96">
              <w:t>11.21%</w:t>
            </w:r>
          </w:p>
        </w:tc>
      </w:tr>
      <w:tr w:rsidR="007555E9" w:rsidRPr="0043035B" w14:paraId="475BF13D"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1A84F3FD" w14:textId="77777777" w:rsidR="007555E9" w:rsidRPr="0043035B" w:rsidRDefault="007555E9" w:rsidP="00803E7C">
            <w:pPr>
              <w:spacing w:after="0"/>
            </w:pPr>
            <w:r w:rsidRPr="0043035B">
              <w:t>Access and use of basic services</w:t>
            </w:r>
          </w:p>
        </w:tc>
        <w:tc>
          <w:tcPr>
            <w:tcW w:w="4476" w:type="dxa"/>
            <w:tcBorders>
              <w:top w:val="nil"/>
              <w:left w:val="nil"/>
              <w:bottom w:val="nil"/>
              <w:right w:val="nil"/>
            </w:tcBorders>
            <w:shd w:val="clear" w:color="auto" w:fill="auto"/>
            <w:vAlign w:val="center"/>
            <w:hideMark/>
          </w:tcPr>
          <w:p w14:paraId="7990E73B" w14:textId="77777777" w:rsidR="007555E9" w:rsidRPr="00D20D10" w:rsidRDefault="007555E9" w:rsidP="00803E7C">
            <w:pPr>
              <w:spacing w:after="0"/>
            </w:pPr>
            <w:r>
              <w:t>Water network</w:t>
            </w:r>
          </w:p>
        </w:tc>
        <w:tc>
          <w:tcPr>
            <w:tcW w:w="0" w:type="auto"/>
            <w:tcBorders>
              <w:top w:val="nil"/>
              <w:left w:val="nil"/>
              <w:bottom w:val="nil"/>
              <w:right w:val="nil"/>
            </w:tcBorders>
            <w:shd w:val="clear" w:color="auto" w:fill="auto"/>
            <w:vAlign w:val="bottom"/>
            <w:hideMark/>
          </w:tcPr>
          <w:p w14:paraId="4703B6B9" w14:textId="77777777" w:rsidR="007555E9" w:rsidRPr="00D20D10"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7485AD72" w14:textId="77777777" w:rsidR="007555E9" w:rsidRPr="0043035B" w:rsidRDefault="007555E9" w:rsidP="00803E7C">
            <w:pPr>
              <w:spacing w:after="0"/>
              <w:jc w:val="center"/>
            </w:pPr>
            <w:r>
              <w:rPr>
                <w:color w:val="000000"/>
              </w:rPr>
              <w:t>34.54%</w:t>
            </w:r>
          </w:p>
        </w:tc>
      </w:tr>
      <w:tr w:rsidR="007555E9" w:rsidRPr="0043035B" w14:paraId="315799B0" w14:textId="77777777" w:rsidTr="00803E7C">
        <w:trPr>
          <w:trHeight w:val="144"/>
          <w:jc w:val="center"/>
        </w:trPr>
        <w:tc>
          <w:tcPr>
            <w:tcW w:w="2430" w:type="dxa"/>
            <w:vMerge/>
            <w:tcBorders>
              <w:left w:val="nil"/>
              <w:right w:val="nil"/>
            </w:tcBorders>
            <w:vAlign w:val="center"/>
            <w:hideMark/>
          </w:tcPr>
          <w:p w14:paraId="2D4290B2"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DB5C6D7" w14:textId="77777777" w:rsidR="007555E9" w:rsidRPr="00D20D10" w:rsidRDefault="007555E9" w:rsidP="00803E7C">
            <w:pPr>
              <w:spacing w:after="0"/>
            </w:pPr>
            <w:r>
              <w:t>Potable water</w:t>
            </w:r>
          </w:p>
        </w:tc>
        <w:tc>
          <w:tcPr>
            <w:tcW w:w="0" w:type="auto"/>
            <w:tcBorders>
              <w:top w:val="nil"/>
              <w:left w:val="nil"/>
              <w:bottom w:val="nil"/>
              <w:right w:val="nil"/>
            </w:tcBorders>
            <w:shd w:val="clear" w:color="auto" w:fill="auto"/>
            <w:vAlign w:val="bottom"/>
            <w:hideMark/>
          </w:tcPr>
          <w:p w14:paraId="719A1F90" w14:textId="77777777" w:rsidR="007555E9" w:rsidRPr="00D20D10" w:rsidRDefault="007555E9" w:rsidP="00803E7C">
            <w:pPr>
              <w:spacing w:after="0"/>
              <w:jc w:val="center"/>
            </w:pPr>
            <w:r>
              <w:rPr>
                <w:color w:val="000000"/>
              </w:rPr>
              <w:t>531</w:t>
            </w:r>
          </w:p>
        </w:tc>
        <w:tc>
          <w:tcPr>
            <w:tcW w:w="0" w:type="auto"/>
            <w:tcBorders>
              <w:top w:val="nil"/>
              <w:left w:val="nil"/>
              <w:bottom w:val="nil"/>
              <w:right w:val="nil"/>
            </w:tcBorders>
            <w:shd w:val="clear" w:color="auto" w:fill="auto"/>
            <w:vAlign w:val="bottom"/>
            <w:hideMark/>
          </w:tcPr>
          <w:p w14:paraId="40B9C216" w14:textId="77777777" w:rsidR="007555E9" w:rsidRPr="0043035B" w:rsidRDefault="007555E9" w:rsidP="00803E7C">
            <w:pPr>
              <w:spacing w:after="0"/>
              <w:jc w:val="center"/>
            </w:pPr>
            <w:r>
              <w:rPr>
                <w:color w:val="000000"/>
              </w:rPr>
              <w:t>48.01%</w:t>
            </w:r>
          </w:p>
        </w:tc>
      </w:tr>
      <w:tr w:rsidR="007555E9" w:rsidRPr="0043035B" w14:paraId="6BDFEAF1" w14:textId="77777777" w:rsidTr="00803E7C">
        <w:trPr>
          <w:trHeight w:val="144"/>
          <w:jc w:val="center"/>
        </w:trPr>
        <w:tc>
          <w:tcPr>
            <w:tcW w:w="2430" w:type="dxa"/>
            <w:vMerge/>
            <w:tcBorders>
              <w:left w:val="nil"/>
              <w:right w:val="nil"/>
            </w:tcBorders>
            <w:vAlign w:val="center"/>
            <w:hideMark/>
          </w:tcPr>
          <w:p w14:paraId="08AFCAA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AFE6114" w14:textId="77777777" w:rsidR="007555E9" w:rsidRPr="00D20D10" w:rsidRDefault="007555E9" w:rsidP="00803E7C">
            <w:pPr>
              <w:spacing w:after="0"/>
            </w:pPr>
            <w:r>
              <w:t>Quality water (chlorine)</w:t>
            </w:r>
          </w:p>
        </w:tc>
        <w:tc>
          <w:tcPr>
            <w:tcW w:w="0" w:type="auto"/>
            <w:tcBorders>
              <w:top w:val="nil"/>
              <w:left w:val="nil"/>
              <w:bottom w:val="nil"/>
              <w:right w:val="nil"/>
            </w:tcBorders>
            <w:shd w:val="clear" w:color="auto" w:fill="auto"/>
            <w:vAlign w:val="bottom"/>
            <w:hideMark/>
          </w:tcPr>
          <w:p w14:paraId="6BDF1222" w14:textId="77777777" w:rsidR="007555E9" w:rsidRPr="00D20D10" w:rsidRDefault="007555E9" w:rsidP="00803E7C">
            <w:pPr>
              <w:spacing w:after="0"/>
              <w:jc w:val="center"/>
            </w:pPr>
            <w:r>
              <w:rPr>
                <w:color w:val="000000"/>
              </w:rPr>
              <w:t>122</w:t>
            </w:r>
          </w:p>
        </w:tc>
        <w:tc>
          <w:tcPr>
            <w:tcW w:w="0" w:type="auto"/>
            <w:tcBorders>
              <w:top w:val="nil"/>
              <w:left w:val="nil"/>
              <w:bottom w:val="nil"/>
              <w:right w:val="nil"/>
            </w:tcBorders>
            <w:shd w:val="clear" w:color="auto" w:fill="auto"/>
            <w:vAlign w:val="bottom"/>
            <w:hideMark/>
          </w:tcPr>
          <w:p w14:paraId="67C78255" w14:textId="77777777" w:rsidR="007555E9" w:rsidRPr="0043035B" w:rsidRDefault="007555E9" w:rsidP="00803E7C">
            <w:pPr>
              <w:spacing w:after="0"/>
              <w:jc w:val="center"/>
            </w:pPr>
            <w:r>
              <w:rPr>
                <w:color w:val="000000"/>
              </w:rPr>
              <w:t>11.03%</w:t>
            </w:r>
          </w:p>
        </w:tc>
      </w:tr>
      <w:tr w:rsidR="007555E9" w:rsidRPr="0043035B" w14:paraId="29B6C8AE" w14:textId="77777777" w:rsidTr="00803E7C">
        <w:trPr>
          <w:trHeight w:val="144"/>
          <w:jc w:val="center"/>
        </w:trPr>
        <w:tc>
          <w:tcPr>
            <w:tcW w:w="2430" w:type="dxa"/>
            <w:vMerge/>
            <w:tcBorders>
              <w:left w:val="nil"/>
              <w:right w:val="nil"/>
            </w:tcBorders>
            <w:vAlign w:val="center"/>
            <w:hideMark/>
          </w:tcPr>
          <w:p w14:paraId="08450741"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B340B13" w14:textId="77777777" w:rsidR="007555E9" w:rsidRPr="0043035B" w:rsidRDefault="007555E9" w:rsidP="00803E7C">
            <w:pPr>
              <w:spacing w:after="0"/>
            </w:pPr>
            <w:r>
              <w:t>Daily access to water</w:t>
            </w:r>
          </w:p>
        </w:tc>
        <w:tc>
          <w:tcPr>
            <w:tcW w:w="0" w:type="auto"/>
            <w:tcBorders>
              <w:top w:val="nil"/>
              <w:left w:val="nil"/>
              <w:bottom w:val="nil"/>
              <w:right w:val="nil"/>
            </w:tcBorders>
            <w:shd w:val="clear" w:color="auto" w:fill="auto"/>
            <w:vAlign w:val="bottom"/>
            <w:hideMark/>
          </w:tcPr>
          <w:p w14:paraId="7699B629" w14:textId="77777777" w:rsidR="007555E9" w:rsidRPr="0043035B" w:rsidRDefault="007555E9" w:rsidP="00803E7C">
            <w:pPr>
              <w:spacing w:after="0"/>
              <w:jc w:val="center"/>
            </w:pPr>
            <w:r>
              <w:rPr>
                <w:color w:val="000000"/>
              </w:rPr>
              <w:t>668</w:t>
            </w:r>
          </w:p>
        </w:tc>
        <w:tc>
          <w:tcPr>
            <w:tcW w:w="0" w:type="auto"/>
            <w:tcBorders>
              <w:top w:val="nil"/>
              <w:left w:val="nil"/>
              <w:bottom w:val="nil"/>
              <w:right w:val="nil"/>
            </w:tcBorders>
            <w:shd w:val="clear" w:color="auto" w:fill="auto"/>
            <w:vAlign w:val="bottom"/>
            <w:hideMark/>
          </w:tcPr>
          <w:p w14:paraId="01EE3012" w14:textId="77777777" w:rsidR="007555E9" w:rsidRPr="0043035B" w:rsidRDefault="007555E9" w:rsidP="00803E7C">
            <w:pPr>
              <w:spacing w:after="0"/>
              <w:jc w:val="center"/>
            </w:pPr>
            <w:r>
              <w:rPr>
                <w:color w:val="000000"/>
              </w:rPr>
              <w:t>60.40%</w:t>
            </w:r>
          </w:p>
        </w:tc>
      </w:tr>
      <w:tr w:rsidR="007555E9" w:rsidRPr="0043035B" w14:paraId="58ECAF9C" w14:textId="77777777" w:rsidTr="00803E7C">
        <w:trPr>
          <w:trHeight w:val="144"/>
          <w:jc w:val="center"/>
        </w:trPr>
        <w:tc>
          <w:tcPr>
            <w:tcW w:w="2430" w:type="dxa"/>
            <w:vMerge/>
            <w:tcBorders>
              <w:left w:val="nil"/>
              <w:right w:val="nil"/>
            </w:tcBorders>
            <w:vAlign w:val="center"/>
            <w:hideMark/>
          </w:tcPr>
          <w:p w14:paraId="643D802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66A007B" w14:textId="77777777" w:rsidR="007555E9" w:rsidRPr="0043035B" w:rsidRDefault="007555E9" w:rsidP="00803E7C">
            <w:pPr>
              <w:spacing w:after="0"/>
            </w:pPr>
            <w:r>
              <w:t>Drainage network</w:t>
            </w:r>
          </w:p>
        </w:tc>
        <w:tc>
          <w:tcPr>
            <w:tcW w:w="0" w:type="auto"/>
            <w:tcBorders>
              <w:top w:val="nil"/>
              <w:left w:val="nil"/>
              <w:bottom w:val="nil"/>
              <w:right w:val="nil"/>
            </w:tcBorders>
            <w:shd w:val="clear" w:color="auto" w:fill="auto"/>
            <w:vAlign w:val="bottom"/>
            <w:hideMark/>
          </w:tcPr>
          <w:p w14:paraId="4BA13DE2" w14:textId="77777777" w:rsidR="007555E9" w:rsidRPr="0043035B"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03CFE0B8" w14:textId="77777777" w:rsidR="007555E9" w:rsidRPr="0043035B" w:rsidRDefault="007555E9" w:rsidP="00803E7C">
            <w:pPr>
              <w:spacing w:after="0"/>
              <w:jc w:val="center"/>
            </w:pPr>
            <w:r>
              <w:rPr>
                <w:color w:val="000000"/>
              </w:rPr>
              <w:t>34.54%</w:t>
            </w:r>
          </w:p>
        </w:tc>
      </w:tr>
      <w:tr w:rsidR="007555E9" w:rsidRPr="0043035B" w14:paraId="69DA8F64" w14:textId="77777777" w:rsidTr="00803E7C">
        <w:trPr>
          <w:trHeight w:val="144"/>
          <w:jc w:val="center"/>
        </w:trPr>
        <w:tc>
          <w:tcPr>
            <w:tcW w:w="2430" w:type="dxa"/>
            <w:vMerge/>
            <w:tcBorders>
              <w:left w:val="nil"/>
              <w:right w:val="nil"/>
            </w:tcBorders>
            <w:vAlign w:val="center"/>
            <w:hideMark/>
          </w:tcPr>
          <w:p w14:paraId="0B19D96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9B6F7B2" w14:textId="77777777" w:rsidR="007555E9" w:rsidRPr="0043035B" w:rsidRDefault="007555E9" w:rsidP="00803E7C">
            <w:pPr>
              <w:spacing w:after="0"/>
            </w:pPr>
            <w:r>
              <w:t>Electric lighting</w:t>
            </w:r>
          </w:p>
        </w:tc>
        <w:tc>
          <w:tcPr>
            <w:tcW w:w="0" w:type="auto"/>
            <w:tcBorders>
              <w:top w:val="nil"/>
              <w:left w:val="nil"/>
              <w:bottom w:val="nil"/>
              <w:right w:val="nil"/>
            </w:tcBorders>
            <w:shd w:val="clear" w:color="auto" w:fill="auto"/>
            <w:vAlign w:val="bottom"/>
            <w:hideMark/>
          </w:tcPr>
          <w:p w14:paraId="7B496457" w14:textId="77777777" w:rsidR="007555E9" w:rsidRPr="0043035B" w:rsidRDefault="007555E9" w:rsidP="00803E7C">
            <w:pPr>
              <w:spacing w:after="0"/>
              <w:jc w:val="center"/>
            </w:pPr>
            <w:r>
              <w:rPr>
                <w:color w:val="000000"/>
              </w:rPr>
              <w:t>1017</w:t>
            </w:r>
          </w:p>
        </w:tc>
        <w:tc>
          <w:tcPr>
            <w:tcW w:w="0" w:type="auto"/>
            <w:tcBorders>
              <w:top w:val="nil"/>
              <w:left w:val="nil"/>
              <w:bottom w:val="nil"/>
              <w:right w:val="nil"/>
            </w:tcBorders>
            <w:shd w:val="clear" w:color="auto" w:fill="auto"/>
            <w:vAlign w:val="bottom"/>
            <w:hideMark/>
          </w:tcPr>
          <w:p w14:paraId="499B6766" w14:textId="77777777" w:rsidR="007555E9" w:rsidRPr="0043035B" w:rsidRDefault="007555E9" w:rsidP="00803E7C">
            <w:pPr>
              <w:spacing w:after="0"/>
              <w:jc w:val="center"/>
            </w:pPr>
            <w:r>
              <w:rPr>
                <w:color w:val="000000"/>
              </w:rPr>
              <w:t>91.95%</w:t>
            </w:r>
          </w:p>
        </w:tc>
      </w:tr>
      <w:tr w:rsidR="007555E9" w:rsidRPr="0043035B" w14:paraId="1D40845A" w14:textId="77777777" w:rsidTr="00803E7C">
        <w:trPr>
          <w:trHeight w:val="144"/>
          <w:jc w:val="center"/>
        </w:trPr>
        <w:tc>
          <w:tcPr>
            <w:tcW w:w="2430" w:type="dxa"/>
            <w:vMerge/>
            <w:tcBorders>
              <w:left w:val="nil"/>
              <w:right w:val="nil"/>
            </w:tcBorders>
            <w:vAlign w:val="center"/>
            <w:hideMark/>
          </w:tcPr>
          <w:p w14:paraId="00BBD94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18B4C7D" w14:textId="77777777" w:rsidR="007555E9" w:rsidRPr="0043035B" w:rsidRDefault="007555E9" w:rsidP="00803E7C">
            <w:pPr>
              <w:spacing w:after="0"/>
            </w:pPr>
            <w:r>
              <w:t>Candle lighting</w:t>
            </w:r>
          </w:p>
        </w:tc>
        <w:tc>
          <w:tcPr>
            <w:tcW w:w="0" w:type="auto"/>
            <w:tcBorders>
              <w:top w:val="nil"/>
              <w:left w:val="nil"/>
              <w:bottom w:val="nil"/>
              <w:right w:val="nil"/>
            </w:tcBorders>
            <w:shd w:val="clear" w:color="auto" w:fill="auto"/>
            <w:vAlign w:val="bottom"/>
            <w:hideMark/>
          </w:tcPr>
          <w:p w14:paraId="18022D22" w14:textId="77777777" w:rsidR="007555E9" w:rsidRPr="0043035B" w:rsidRDefault="007555E9" w:rsidP="00803E7C">
            <w:pPr>
              <w:spacing w:after="0"/>
              <w:jc w:val="center"/>
            </w:pPr>
            <w:r>
              <w:rPr>
                <w:color w:val="000000"/>
              </w:rPr>
              <w:t>51</w:t>
            </w:r>
          </w:p>
        </w:tc>
        <w:tc>
          <w:tcPr>
            <w:tcW w:w="0" w:type="auto"/>
            <w:tcBorders>
              <w:top w:val="nil"/>
              <w:left w:val="nil"/>
              <w:bottom w:val="nil"/>
              <w:right w:val="nil"/>
            </w:tcBorders>
            <w:shd w:val="clear" w:color="auto" w:fill="auto"/>
            <w:vAlign w:val="bottom"/>
            <w:hideMark/>
          </w:tcPr>
          <w:p w14:paraId="268A2880" w14:textId="77777777" w:rsidR="007555E9" w:rsidRPr="0043035B" w:rsidRDefault="007555E9" w:rsidP="00803E7C">
            <w:pPr>
              <w:spacing w:after="0"/>
              <w:jc w:val="center"/>
            </w:pPr>
            <w:r>
              <w:rPr>
                <w:color w:val="000000"/>
              </w:rPr>
              <w:t>4.61%</w:t>
            </w:r>
          </w:p>
        </w:tc>
      </w:tr>
      <w:tr w:rsidR="007555E9" w:rsidRPr="0043035B" w14:paraId="4E59A884" w14:textId="77777777" w:rsidTr="00803E7C">
        <w:trPr>
          <w:trHeight w:val="144"/>
          <w:jc w:val="center"/>
        </w:trPr>
        <w:tc>
          <w:tcPr>
            <w:tcW w:w="2430" w:type="dxa"/>
            <w:vMerge/>
            <w:tcBorders>
              <w:left w:val="nil"/>
              <w:right w:val="nil"/>
            </w:tcBorders>
            <w:vAlign w:val="center"/>
            <w:hideMark/>
          </w:tcPr>
          <w:p w14:paraId="4F223FF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6FFCEDAC" w14:textId="77777777" w:rsidR="007555E9" w:rsidRPr="0043035B" w:rsidRDefault="007555E9" w:rsidP="00803E7C">
            <w:pPr>
              <w:spacing w:after="0"/>
            </w:pPr>
            <w:r>
              <w:t>Other lighting</w:t>
            </w:r>
          </w:p>
        </w:tc>
        <w:tc>
          <w:tcPr>
            <w:tcW w:w="0" w:type="auto"/>
            <w:tcBorders>
              <w:top w:val="nil"/>
              <w:left w:val="nil"/>
              <w:right w:val="nil"/>
            </w:tcBorders>
            <w:shd w:val="clear" w:color="auto" w:fill="auto"/>
            <w:vAlign w:val="bottom"/>
            <w:hideMark/>
          </w:tcPr>
          <w:p w14:paraId="5536E4DB" w14:textId="77777777" w:rsidR="007555E9" w:rsidRPr="0043035B" w:rsidRDefault="007555E9" w:rsidP="00803E7C">
            <w:pPr>
              <w:spacing w:after="0"/>
              <w:jc w:val="center"/>
            </w:pPr>
            <w:r>
              <w:rPr>
                <w:color w:val="000000"/>
              </w:rPr>
              <w:t>49</w:t>
            </w:r>
          </w:p>
        </w:tc>
        <w:tc>
          <w:tcPr>
            <w:tcW w:w="0" w:type="auto"/>
            <w:tcBorders>
              <w:top w:val="nil"/>
              <w:left w:val="nil"/>
              <w:right w:val="nil"/>
            </w:tcBorders>
            <w:shd w:val="clear" w:color="auto" w:fill="auto"/>
            <w:vAlign w:val="bottom"/>
            <w:hideMark/>
          </w:tcPr>
          <w:p w14:paraId="35F68BB0" w14:textId="77777777" w:rsidR="007555E9" w:rsidRPr="0043035B" w:rsidRDefault="007555E9" w:rsidP="00803E7C">
            <w:pPr>
              <w:spacing w:after="0"/>
              <w:jc w:val="center"/>
            </w:pPr>
            <w:r>
              <w:rPr>
                <w:color w:val="000000"/>
              </w:rPr>
              <w:t>4.43%</w:t>
            </w:r>
          </w:p>
        </w:tc>
      </w:tr>
      <w:tr w:rsidR="007555E9" w:rsidRPr="0043035B" w14:paraId="09B1728B" w14:textId="77777777" w:rsidTr="00803E7C">
        <w:trPr>
          <w:trHeight w:val="144"/>
          <w:jc w:val="center"/>
        </w:trPr>
        <w:tc>
          <w:tcPr>
            <w:tcW w:w="2430" w:type="dxa"/>
            <w:vMerge/>
            <w:tcBorders>
              <w:left w:val="nil"/>
              <w:right w:val="nil"/>
            </w:tcBorders>
            <w:vAlign w:val="center"/>
            <w:hideMark/>
          </w:tcPr>
          <w:p w14:paraId="60A2B807"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D7AC9D8" w14:textId="77777777" w:rsidR="007555E9" w:rsidRPr="0043035B" w:rsidRDefault="007555E9" w:rsidP="00803E7C">
            <w:pPr>
              <w:spacing w:after="0"/>
            </w:pPr>
            <w:r>
              <w:t>GLP cooking</w:t>
            </w:r>
          </w:p>
        </w:tc>
        <w:tc>
          <w:tcPr>
            <w:tcW w:w="0" w:type="auto"/>
            <w:tcBorders>
              <w:top w:val="nil"/>
              <w:left w:val="nil"/>
              <w:right w:val="nil"/>
            </w:tcBorders>
            <w:shd w:val="clear" w:color="auto" w:fill="auto"/>
            <w:vAlign w:val="bottom"/>
            <w:hideMark/>
          </w:tcPr>
          <w:p w14:paraId="4A9E537C" w14:textId="77777777" w:rsidR="007555E9" w:rsidRPr="0043035B" w:rsidRDefault="007555E9" w:rsidP="00803E7C">
            <w:pPr>
              <w:spacing w:after="0"/>
              <w:jc w:val="center"/>
            </w:pPr>
            <w:r>
              <w:rPr>
                <w:color w:val="000000"/>
              </w:rPr>
              <w:t>485</w:t>
            </w:r>
          </w:p>
        </w:tc>
        <w:tc>
          <w:tcPr>
            <w:tcW w:w="0" w:type="auto"/>
            <w:tcBorders>
              <w:top w:val="nil"/>
              <w:left w:val="nil"/>
              <w:right w:val="nil"/>
            </w:tcBorders>
            <w:shd w:val="clear" w:color="auto" w:fill="auto"/>
            <w:vAlign w:val="bottom"/>
            <w:hideMark/>
          </w:tcPr>
          <w:p w14:paraId="36F5AB17" w14:textId="77777777" w:rsidR="007555E9" w:rsidRPr="0043035B" w:rsidRDefault="007555E9" w:rsidP="00803E7C">
            <w:pPr>
              <w:spacing w:after="0"/>
              <w:jc w:val="center"/>
            </w:pPr>
            <w:r>
              <w:rPr>
                <w:color w:val="000000"/>
              </w:rPr>
              <w:t>43.85%</w:t>
            </w:r>
          </w:p>
        </w:tc>
      </w:tr>
      <w:tr w:rsidR="007555E9" w:rsidRPr="0043035B" w14:paraId="54BCF104" w14:textId="77777777" w:rsidTr="00803E7C">
        <w:trPr>
          <w:trHeight w:val="144"/>
          <w:jc w:val="center"/>
        </w:trPr>
        <w:tc>
          <w:tcPr>
            <w:tcW w:w="2430" w:type="dxa"/>
            <w:vMerge/>
            <w:tcBorders>
              <w:left w:val="nil"/>
              <w:right w:val="nil"/>
            </w:tcBorders>
            <w:vAlign w:val="center"/>
          </w:tcPr>
          <w:p w14:paraId="7783E22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9882A6B" w14:textId="77777777" w:rsidR="007555E9" w:rsidRPr="0043035B" w:rsidRDefault="007555E9" w:rsidP="00803E7C">
            <w:pPr>
              <w:spacing w:after="0"/>
            </w:pPr>
            <w:r>
              <w:t>Wood cooking</w:t>
            </w:r>
          </w:p>
        </w:tc>
        <w:tc>
          <w:tcPr>
            <w:tcW w:w="0" w:type="auto"/>
            <w:tcBorders>
              <w:top w:val="nil"/>
              <w:left w:val="nil"/>
              <w:right w:val="nil"/>
            </w:tcBorders>
            <w:shd w:val="clear" w:color="auto" w:fill="auto"/>
            <w:vAlign w:val="bottom"/>
          </w:tcPr>
          <w:p w14:paraId="17D01787" w14:textId="77777777" w:rsidR="007555E9" w:rsidRPr="0043035B" w:rsidRDefault="007555E9" w:rsidP="00803E7C">
            <w:pPr>
              <w:spacing w:after="0"/>
              <w:jc w:val="center"/>
            </w:pPr>
            <w:r>
              <w:rPr>
                <w:color w:val="000000"/>
              </w:rPr>
              <w:t>61</w:t>
            </w:r>
          </w:p>
        </w:tc>
        <w:tc>
          <w:tcPr>
            <w:tcW w:w="0" w:type="auto"/>
            <w:tcBorders>
              <w:top w:val="nil"/>
              <w:left w:val="nil"/>
              <w:right w:val="nil"/>
            </w:tcBorders>
            <w:shd w:val="clear" w:color="auto" w:fill="auto"/>
            <w:vAlign w:val="bottom"/>
          </w:tcPr>
          <w:p w14:paraId="2523428D" w14:textId="77777777" w:rsidR="007555E9" w:rsidRPr="0043035B" w:rsidRDefault="007555E9" w:rsidP="00803E7C">
            <w:pPr>
              <w:spacing w:after="0"/>
              <w:jc w:val="center"/>
            </w:pPr>
            <w:r>
              <w:rPr>
                <w:color w:val="000000"/>
              </w:rPr>
              <w:t>5.52%</w:t>
            </w:r>
          </w:p>
        </w:tc>
      </w:tr>
      <w:tr w:rsidR="007555E9" w:rsidRPr="0043035B" w14:paraId="5DD6E1C2" w14:textId="77777777" w:rsidTr="00803E7C">
        <w:trPr>
          <w:trHeight w:val="144"/>
          <w:jc w:val="center"/>
        </w:trPr>
        <w:tc>
          <w:tcPr>
            <w:tcW w:w="2430" w:type="dxa"/>
            <w:vMerge/>
            <w:tcBorders>
              <w:left w:val="nil"/>
              <w:right w:val="nil"/>
            </w:tcBorders>
            <w:vAlign w:val="center"/>
          </w:tcPr>
          <w:p w14:paraId="6F76FF7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43337057" w14:textId="77777777" w:rsidR="007555E9" w:rsidRPr="0043035B" w:rsidRDefault="007555E9" w:rsidP="00803E7C">
            <w:pPr>
              <w:spacing w:after="0"/>
            </w:pPr>
            <w:r>
              <w:t>Other cooking</w:t>
            </w:r>
          </w:p>
        </w:tc>
        <w:tc>
          <w:tcPr>
            <w:tcW w:w="0" w:type="auto"/>
            <w:tcBorders>
              <w:top w:val="nil"/>
              <w:left w:val="nil"/>
              <w:right w:val="nil"/>
            </w:tcBorders>
            <w:shd w:val="clear" w:color="auto" w:fill="auto"/>
            <w:vAlign w:val="bottom"/>
          </w:tcPr>
          <w:p w14:paraId="27699A0A" w14:textId="77777777" w:rsidR="007555E9" w:rsidRPr="0043035B" w:rsidRDefault="007555E9" w:rsidP="00803E7C">
            <w:pPr>
              <w:spacing w:after="0"/>
              <w:jc w:val="center"/>
            </w:pPr>
            <w:r>
              <w:rPr>
                <w:color w:val="000000"/>
              </w:rPr>
              <w:t>141</w:t>
            </w:r>
          </w:p>
        </w:tc>
        <w:tc>
          <w:tcPr>
            <w:tcW w:w="0" w:type="auto"/>
            <w:tcBorders>
              <w:top w:val="nil"/>
              <w:left w:val="nil"/>
              <w:right w:val="nil"/>
            </w:tcBorders>
            <w:shd w:val="clear" w:color="auto" w:fill="auto"/>
            <w:vAlign w:val="bottom"/>
          </w:tcPr>
          <w:p w14:paraId="194742B5" w14:textId="77777777" w:rsidR="007555E9" w:rsidRPr="0043035B" w:rsidRDefault="007555E9" w:rsidP="00803E7C">
            <w:pPr>
              <w:spacing w:after="0"/>
              <w:jc w:val="center"/>
            </w:pPr>
            <w:r>
              <w:rPr>
                <w:color w:val="000000"/>
              </w:rPr>
              <w:t>12.75%</w:t>
            </w:r>
          </w:p>
        </w:tc>
      </w:tr>
      <w:tr w:rsidR="007555E9" w:rsidRPr="0043035B" w14:paraId="727CE510" w14:textId="77777777" w:rsidTr="00803E7C">
        <w:trPr>
          <w:trHeight w:val="144"/>
          <w:jc w:val="center"/>
        </w:trPr>
        <w:tc>
          <w:tcPr>
            <w:tcW w:w="2430" w:type="dxa"/>
            <w:vMerge/>
            <w:tcBorders>
              <w:left w:val="nil"/>
              <w:right w:val="nil"/>
            </w:tcBorders>
            <w:vAlign w:val="center"/>
          </w:tcPr>
          <w:p w14:paraId="179FBEAC"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6662953D" w14:textId="77777777" w:rsidR="007555E9" w:rsidRPr="0043035B" w:rsidRDefault="007555E9" w:rsidP="00803E7C">
            <w:pPr>
              <w:spacing w:after="0"/>
            </w:pPr>
            <w:r>
              <w:t>Manure cooking</w:t>
            </w:r>
          </w:p>
        </w:tc>
        <w:tc>
          <w:tcPr>
            <w:tcW w:w="0" w:type="auto"/>
            <w:tcBorders>
              <w:top w:val="nil"/>
              <w:left w:val="nil"/>
              <w:right w:val="nil"/>
            </w:tcBorders>
            <w:shd w:val="clear" w:color="auto" w:fill="auto"/>
            <w:vAlign w:val="bottom"/>
          </w:tcPr>
          <w:p w14:paraId="6F042D4F" w14:textId="77777777" w:rsidR="007555E9" w:rsidRPr="0043035B" w:rsidRDefault="007555E9" w:rsidP="00803E7C">
            <w:pPr>
              <w:spacing w:after="0"/>
              <w:jc w:val="center"/>
            </w:pPr>
            <w:r>
              <w:rPr>
                <w:color w:val="000000"/>
              </w:rPr>
              <w:t>417</w:t>
            </w:r>
          </w:p>
        </w:tc>
        <w:tc>
          <w:tcPr>
            <w:tcW w:w="0" w:type="auto"/>
            <w:tcBorders>
              <w:top w:val="nil"/>
              <w:left w:val="nil"/>
              <w:right w:val="nil"/>
            </w:tcBorders>
            <w:shd w:val="clear" w:color="auto" w:fill="auto"/>
            <w:vAlign w:val="bottom"/>
          </w:tcPr>
          <w:p w14:paraId="0E4B1BF9" w14:textId="77777777" w:rsidR="007555E9" w:rsidRPr="0043035B" w:rsidRDefault="007555E9" w:rsidP="00803E7C">
            <w:pPr>
              <w:spacing w:after="0"/>
              <w:jc w:val="center"/>
            </w:pPr>
            <w:r>
              <w:rPr>
                <w:color w:val="000000"/>
              </w:rPr>
              <w:t>37.70%</w:t>
            </w:r>
          </w:p>
        </w:tc>
      </w:tr>
      <w:tr w:rsidR="007555E9" w:rsidRPr="0043035B" w14:paraId="03EFFFA1" w14:textId="77777777" w:rsidTr="00803E7C">
        <w:trPr>
          <w:trHeight w:val="144"/>
          <w:jc w:val="center"/>
        </w:trPr>
        <w:tc>
          <w:tcPr>
            <w:tcW w:w="2430" w:type="dxa"/>
            <w:vMerge/>
            <w:tcBorders>
              <w:left w:val="nil"/>
              <w:right w:val="nil"/>
            </w:tcBorders>
            <w:vAlign w:val="center"/>
          </w:tcPr>
          <w:p w14:paraId="3C6C8D3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2B71B711" w14:textId="77777777" w:rsidR="007555E9" w:rsidRPr="0043035B" w:rsidRDefault="007555E9" w:rsidP="00803E7C">
            <w:pPr>
              <w:spacing w:after="0"/>
            </w:pPr>
            <w:r>
              <w:t>Phone</w:t>
            </w:r>
          </w:p>
        </w:tc>
        <w:tc>
          <w:tcPr>
            <w:tcW w:w="0" w:type="auto"/>
            <w:tcBorders>
              <w:top w:val="nil"/>
              <w:left w:val="nil"/>
              <w:right w:val="nil"/>
            </w:tcBorders>
            <w:shd w:val="clear" w:color="auto" w:fill="auto"/>
            <w:vAlign w:val="bottom"/>
          </w:tcPr>
          <w:p w14:paraId="4488E356" w14:textId="77777777" w:rsidR="007555E9" w:rsidRPr="0043035B" w:rsidRDefault="007555E9" w:rsidP="00803E7C">
            <w:pPr>
              <w:spacing w:after="0"/>
              <w:jc w:val="center"/>
            </w:pPr>
            <w:r>
              <w:rPr>
                <w:color w:val="000000"/>
              </w:rPr>
              <w:t>34</w:t>
            </w:r>
          </w:p>
        </w:tc>
        <w:tc>
          <w:tcPr>
            <w:tcW w:w="0" w:type="auto"/>
            <w:tcBorders>
              <w:top w:val="nil"/>
              <w:left w:val="nil"/>
              <w:right w:val="nil"/>
            </w:tcBorders>
            <w:shd w:val="clear" w:color="auto" w:fill="auto"/>
            <w:vAlign w:val="bottom"/>
          </w:tcPr>
          <w:p w14:paraId="5286441D" w14:textId="77777777" w:rsidR="007555E9" w:rsidRPr="0043035B" w:rsidRDefault="007555E9" w:rsidP="00803E7C">
            <w:pPr>
              <w:spacing w:after="0"/>
              <w:jc w:val="center"/>
            </w:pPr>
            <w:r>
              <w:rPr>
                <w:color w:val="000000"/>
              </w:rPr>
              <w:t>3.07%</w:t>
            </w:r>
          </w:p>
        </w:tc>
      </w:tr>
      <w:tr w:rsidR="007555E9" w:rsidRPr="0043035B" w14:paraId="7383AF38" w14:textId="77777777" w:rsidTr="00803E7C">
        <w:trPr>
          <w:trHeight w:val="144"/>
          <w:jc w:val="center"/>
        </w:trPr>
        <w:tc>
          <w:tcPr>
            <w:tcW w:w="2430" w:type="dxa"/>
            <w:vMerge/>
            <w:tcBorders>
              <w:left w:val="nil"/>
              <w:right w:val="nil"/>
            </w:tcBorders>
            <w:vAlign w:val="center"/>
          </w:tcPr>
          <w:p w14:paraId="292E76F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7696B366" w14:textId="77777777" w:rsidR="007555E9" w:rsidRDefault="007555E9" w:rsidP="00803E7C">
            <w:pPr>
              <w:spacing w:after="0"/>
            </w:pPr>
            <w:r>
              <w:t>Cellphone</w:t>
            </w:r>
          </w:p>
        </w:tc>
        <w:tc>
          <w:tcPr>
            <w:tcW w:w="0" w:type="auto"/>
            <w:tcBorders>
              <w:top w:val="nil"/>
              <w:left w:val="nil"/>
              <w:right w:val="nil"/>
            </w:tcBorders>
            <w:shd w:val="clear" w:color="auto" w:fill="auto"/>
            <w:vAlign w:val="bottom"/>
          </w:tcPr>
          <w:p w14:paraId="0E6D4FD0" w14:textId="77777777" w:rsidR="007555E9" w:rsidRPr="0043035B" w:rsidRDefault="007555E9" w:rsidP="00803E7C">
            <w:pPr>
              <w:spacing w:after="0"/>
              <w:jc w:val="center"/>
            </w:pPr>
            <w:r>
              <w:rPr>
                <w:color w:val="000000"/>
              </w:rPr>
              <w:t>918</w:t>
            </w:r>
          </w:p>
        </w:tc>
        <w:tc>
          <w:tcPr>
            <w:tcW w:w="0" w:type="auto"/>
            <w:tcBorders>
              <w:top w:val="nil"/>
              <w:left w:val="nil"/>
              <w:right w:val="nil"/>
            </w:tcBorders>
            <w:shd w:val="clear" w:color="auto" w:fill="auto"/>
            <w:vAlign w:val="bottom"/>
          </w:tcPr>
          <w:p w14:paraId="129B8681" w14:textId="77777777" w:rsidR="007555E9" w:rsidRPr="0043035B" w:rsidRDefault="007555E9" w:rsidP="00803E7C">
            <w:pPr>
              <w:spacing w:after="0"/>
              <w:jc w:val="center"/>
            </w:pPr>
            <w:r>
              <w:rPr>
                <w:color w:val="000000"/>
              </w:rPr>
              <w:t>83.00%</w:t>
            </w:r>
          </w:p>
        </w:tc>
      </w:tr>
      <w:tr w:rsidR="007555E9" w:rsidRPr="0043035B" w14:paraId="33AF23A4" w14:textId="77777777" w:rsidTr="00803E7C">
        <w:trPr>
          <w:trHeight w:val="144"/>
          <w:jc w:val="center"/>
        </w:trPr>
        <w:tc>
          <w:tcPr>
            <w:tcW w:w="2430" w:type="dxa"/>
            <w:vMerge/>
            <w:tcBorders>
              <w:left w:val="nil"/>
              <w:right w:val="nil"/>
            </w:tcBorders>
            <w:vAlign w:val="center"/>
          </w:tcPr>
          <w:p w14:paraId="1DE5E591"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7A4A6A6" w14:textId="77777777" w:rsidR="007555E9" w:rsidRDefault="007555E9" w:rsidP="00803E7C">
            <w:pPr>
              <w:spacing w:after="0"/>
            </w:pPr>
            <w:r>
              <w:t>Cable TV</w:t>
            </w:r>
          </w:p>
        </w:tc>
        <w:tc>
          <w:tcPr>
            <w:tcW w:w="0" w:type="auto"/>
            <w:tcBorders>
              <w:top w:val="nil"/>
              <w:left w:val="nil"/>
              <w:right w:val="nil"/>
            </w:tcBorders>
            <w:shd w:val="clear" w:color="auto" w:fill="auto"/>
            <w:vAlign w:val="bottom"/>
          </w:tcPr>
          <w:p w14:paraId="2299DFE9" w14:textId="77777777" w:rsidR="007555E9" w:rsidRPr="0043035B" w:rsidRDefault="007555E9" w:rsidP="00803E7C">
            <w:pPr>
              <w:spacing w:after="0"/>
              <w:jc w:val="center"/>
            </w:pPr>
            <w:r>
              <w:rPr>
                <w:color w:val="000000"/>
              </w:rPr>
              <w:t>114</w:t>
            </w:r>
          </w:p>
        </w:tc>
        <w:tc>
          <w:tcPr>
            <w:tcW w:w="0" w:type="auto"/>
            <w:tcBorders>
              <w:top w:val="nil"/>
              <w:left w:val="nil"/>
              <w:right w:val="nil"/>
            </w:tcBorders>
            <w:shd w:val="clear" w:color="auto" w:fill="auto"/>
            <w:vAlign w:val="bottom"/>
          </w:tcPr>
          <w:p w14:paraId="042FAA91" w14:textId="77777777" w:rsidR="007555E9" w:rsidRPr="0043035B" w:rsidRDefault="007555E9" w:rsidP="00803E7C">
            <w:pPr>
              <w:spacing w:after="0"/>
              <w:jc w:val="center"/>
            </w:pPr>
            <w:r>
              <w:rPr>
                <w:color w:val="000000"/>
              </w:rPr>
              <w:t>10.31%</w:t>
            </w:r>
          </w:p>
        </w:tc>
      </w:tr>
      <w:tr w:rsidR="007555E9" w:rsidRPr="0043035B" w14:paraId="44B4933C" w14:textId="77777777" w:rsidTr="00803E7C">
        <w:trPr>
          <w:trHeight w:val="144"/>
          <w:jc w:val="center"/>
        </w:trPr>
        <w:tc>
          <w:tcPr>
            <w:tcW w:w="2430" w:type="dxa"/>
            <w:vMerge/>
            <w:tcBorders>
              <w:left w:val="nil"/>
              <w:bottom w:val="single" w:sz="4" w:space="0" w:color="000000"/>
              <w:right w:val="nil"/>
            </w:tcBorders>
            <w:vAlign w:val="center"/>
          </w:tcPr>
          <w:p w14:paraId="60F70F6F"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011812C2" w14:textId="77777777" w:rsidR="007555E9" w:rsidRPr="0043035B" w:rsidRDefault="007555E9" w:rsidP="00803E7C">
            <w:pPr>
              <w:spacing w:after="0"/>
            </w:pPr>
            <w:r>
              <w:t>Internet</w:t>
            </w:r>
          </w:p>
        </w:tc>
        <w:tc>
          <w:tcPr>
            <w:tcW w:w="0" w:type="auto"/>
            <w:tcBorders>
              <w:left w:val="nil"/>
              <w:bottom w:val="single" w:sz="4" w:space="0" w:color="auto"/>
              <w:right w:val="nil"/>
            </w:tcBorders>
            <w:shd w:val="clear" w:color="auto" w:fill="auto"/>
            <w:vAlign w:val="bottom"/>
          </w:tcPr>
          <w:p w14:paraId="13945281" w14:textId="77777777" w:rsidR="007555E9" w:rsidRPr="0043035B" w:rsidRDefault="007555E9" w:rsidP="00803E7C">
            <w:pPr>
              <w:spacing w:after="0"/>
              <w:jc w:val="center"/>
            </w:pPr>
            <w:r>
              <w:rPr>
                <w:color w:val="000000"/>
              </w:rPr>
              <w:t>142</w:t>
            </w:r>
          </w:p>
        </w:tc>
        <w:tc>
          <w:tcPr>
            <w:tcW w:w="0" w:type="auto"/>
            <w:tcBorders>
              <w:left w:val="nil"/>
              <w:bottom w:val="single" w:sz="4" w:space="0" w:color="auto"/>
              <w:right w:val="nil"/>
            </w:tcBorders>
            <w:shd w:val="clear" w:color="auto" w:fill="auto"/>
            <w:vAlign w:val="bottom"/>
          </w:tcPr>
          <w:p w14:paraId="3C2DD0EB" w14:textId="77777777" w:rsidR="007555E9" w:rsidRPr="0043035B" w:rsidRDefault="007555E9" w:rsidP="00803E7C">
            <w:pPr>
              <w:spacing w:after="0"/>
              <w:jc w:val="center"/>
            </w:pPr>
            <w:r>
              <w:rPr>
                <w:color w:val="000000"/>
              </w:rPr>
              <w:t>12.84%</w:t>
            </w:r>
          </w:p>
        </w:tc>
      </w:tr>
      <w:tr w:rsidR="007555E9" w:rsidRPr="0043035B" w14:paraId="2C7D89A2"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5E814E72" w14:textId="77777777" w:rsidR="007555E9" w:rsidRPr="0043035B" w:rsidRDefault="007555E9" w:rsidP="00803E7C">
            <w:pPr>
              <w:spacing w:after="0"/>
            </w:pPr>
            <w:r>
              <w:t>Household a</w:t>
            </w:r>
            <w:r w:rsidRPr="0043035B">
              <w:t>ssets</w:t>
            </w:r>
          </w:p>
        </w:tc>
        <w:tc>
          <w:tcPr>
            <w:tcW w:w="4476" w:type="dxa"/>
            <w:tcBorders>
              <w:top w:val="nil"/>
              <w:left w:val="nil"/>
              <w:bottom w:val="nil"/>
              <w:right w:val="nil"/>
            </w:tcBorders>
            <w:shd w:val="clear" w:color="auto" w:fill="auto"/>
            <w:vAlign w:val="center"/>
            <w:hideMark/>
          </w:tcPr>
          <w:p w14:paraId="21AB499A" w14:textId="77777777" w:rsidR="007555E9" w:rsidRPr="0043035B" w:rsidRDefault="007555E9" w:rsidP="00803E7C">
            <w:pPr>
              <w:spacing w:after="0"/>
            </w:pPr>
            <w:r>
              <w:t>Radio</w:t>
            </w:r>
          </w:p>
        </w:tc>
        <w:tc>
          <w:tcPr>
            <w:tcW w:w="0" w:type="auto"/>
            <w:tcBorders>
              <w:top w:val="nil"/>
              <w:left w:val="nil"/>
              <w:bottom w:val="nil"/>
              <w:right w:val="nil"/>
            </w:tcBorders>
            <w:shd w:val="clear" w:color="auto" w:fill="auto"/>
            <w:vAlign w:val="bottom"/>
            <w:hideMark/>
          </w:tcPr>
          <w:p w14:paraId="433358C9" w14:textId="77777777" w:rsidR="007555E9" w:rsidRPr="0043035B" w:rsidRDefault="007555E9" w:rsidP="00803E7C">
            <w:pPr>
              <w:spacing w:after="0"/>
              <w:jc w:val="center"/>
            </w:pPr>
            <w:r>
              <w:rPr>
                <w:color w:val="000000"/>
              </w:rPr>
              <w:t>890</w:t>
            </w:r>
          </w:p>
        </w:tc>
        <w:tc>
          <w:tcPr>
            <w:tcW w:w="0" w:type="auto"/>
            <w:tcBorders>
              <w:top w:val="nil"/>
              <w:left w:val="nil"/>
              <w:bottom w:val="nil"/>
              <w:right w:val="nil"/>
            </w:tcBorders>
            <w:shd w:val="clear" w:color="auto" w:fill="auto"/>
            <w:vAlign w:val="bottom"/>
            <w:hideMark/>
          </w:tcPr>
          <w:p w14:paraId="23E1E792" w14:textId="77777777" w:rsidR="007555E9" w:rsidRPr="0043035B" w:rsidRDefault="007555E9" w:rsidP="00803E7C">
            <w:pPr>
              <w:spacing w:after="0"/>
              <w:jc w:val="center"/>
            </w:pPr>
            <w:r>
              <w:rPr>
                <w:color w:val="000000"/>
              </w:rPr>
              <w:t>80.47%</w:t>
            </w:r>
          </w:p>
        </w:tc>
      </w:tr>
      <w:tr w:rsidR="007555E9" w:rsidRPr="0043035B" w14:paraId="14D53A95" w14:textId="77777777" w:rsidTr="00803E7C">
        <w:trPr>
          <w:trHeight w:val="144"/>
          <w:jc w:val="center"/>
        </w:trPr>
        <w:tc>
          <w:tcPr>
            <w:tcW w:w="2430" w:type="dxa"/>
            <w:vMerge/>
            <w:tcBorders>
              <w:left w:val="nil"/>
              <w:right w:val="nil"/>
            </w:tcBorders>
            <w:vAlign w:val="center"/>
            <w:hideMark/>
          </w:tcPr>
          <w:p w14:paraId="6715CB2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1FF6C1" w14:textId="77777777" w:rsidR="007555E9" w:rsidRPr="0043035B" w:rsidRDefault="007555E9" w:rsidP="00803E7C">
            <w:pPr>
              <w:spacing w:after="0"/>
            </w:pPr>
            <w:r>
              <w:t>Color TV</w:t>
            </w:r>
          </w:p>
        </w:tc>
        <w:tc>
          <w:tcPr>
            <w:tcW w:w="0" w:type="auto"/>
            <w:tcBorders>
              <w:top w:val="nil"/>
              <w:left w:val="nil"/>
              <w:bottom w:val="nil"/>
              <w:right w:val="nil"/>
            </w:tcBorders>
            <w:shd w:val="clear" w:color="auto" w:fill="auto"/>
            <w:vAlign w:val="bottom"/>
            <w:hideMark/>
          </w:tcPr>
          <w:p w14:paraId="474A248D" w14:textId="77777777" w:rsidR="007555E9" w:rsidRPr="0043035B" w:rsidRDefault="007555E9" w:rsidP="00803E7C">
            <w:pPr>
              <w:spacing w:after="0"/>
              <w:jc w:val="center"/>
            </w:pPr>
            <w:r>
              <w:rPr>
                <w:color w:val="000000"/>
              </w:rPr>
              <w:t>536</w:t>
            </w:r>
          </w:p>
        </w:tc>
        <w:tc>
          <w:tcPr>
            <w:tcW w:w="0" w:type="auto"/>
            <w:tcBorders>
              <w:top w:val="nil"/>
              <w:left w:val="nil"/>
              <w:bottom w:val="nil"/>
              <w:right w:val="nil"/>
            </w:tcBorders>
            <w:shd w:val="clear" w:color="auto" w:fill="auto"/>
            <w:vAlign w:val="bottom"/>
            <w:hideMark/>
          </w:tcPr>
          <w:p w14:paraId="02691848" w14:textId="77777777" w:rsidR="007555E9" w:rsidRPr="0043035B" w:rsidRDefault="007555E9" w:rsidP="00803E7C">
            <w:pPr>
              <w:spacing w:after="0"/>
              <w:jc w:val="center"/>
            </w:pPr>
            <w:r>
              <w:rPr>
                <w:color w:val="000000"/>
              </w:rPr>
              <w:t>48.46%</w:t>
            </w:r>
          </w:p>
        </w:tc>
      </w:tr>
      <w:tr w:rsidR="007555E9" w:rsidRPr="0043035B" w14:paraId="6F1F020E" w14:textId="77777777" w:rsidTr="00803E7C">
        <w:trPr>
          <w:trHeight w:val="144"/>
          <w:jc w:val="center"/>
        </w:trPr>
        <w:tc>
          <w:tcPr>
            <w:tcW w:w="2430" w:type="dxa"/>
            <w:vMerge/>
            <w:tcBorders>
              <w:left w:val="nil"/>
              <w:right w:val="nil"/>
            </w:tcBorders>
            <w:vAlign w:val="center"/>
            <w:hideMark/>
          </w:tcPr>
          <w:p w14:paraId="533510FD"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A6DB" w14:textId="77777777" w:rsidR="007555E9" w:rsidRPr="0043035B" w:rsidRDefault="007555E9" w:rsidP="00803E7C">
            <w:pPr>
              <w:spacing w:after="0"/>
            </w:pPr>
            <w:r>
              <w:t>Black-White TV</w:t>
            </w:r>
          </w:p>
        </w:tc>
        <w:tc>
          <w:tcPr>
            <w:tcW w:w="0" w:type="auto"/>
            <w:tcBorders>
              <w:top w:val="nil"/>
              <w:left w:val="nil"/>
              <w:bottom w:val="nil"/>
              <w:right w:val="nil"/>
            </w:tcBorders>
            <w:shd w:val="clear" w:color="auto" w:fill="auto"/>
            <w:vAlign w:val="bottom"/>
            <w:hideMark/>
          </w:tcPr>
          <w:p w14:paraId="79E2FD71" w14:textId="77777777" w:rsidR="007555E9" w:rsidRPr="0043035B" w:rsidRDefault="007555E9" w:rsidP="00803E7C">
            <w:pPr>
              <w:spacing w:after="0"/>
              <w:jc w:val="center"/>
            </w:pPr>
            <w:r>
              <w:rPr>
                <w:color w:val="000000"/>
              </w:rPr>
              <w:t>132</w:t>
            </w:r>
          </w:p>
        </w:tc>
        <w:tc>
          <w:tcPr>
            <w:tcW w:w="0" w:type="auto"/>
            <w:tcBorders>
              <w:top w:val="nil"/>
              <w:left w:val="nil"/>
              <w:bottom w:val="nil"/>
              <w:right w:val="nil"/>
            </w:tcBorders>
            <w:shd w:val="clear" w:color="auto" w:fill="auto"/>
            <w:vAlign w:val="bottom"/>
            <w:hideMark/>
          </w:tcPr>
          <w:p w14:paraId="1421C8BF" w14:textId="77777777" w:rsidR="007555E9" w:rsidRPr="0043035B" w:rsidRDefault="007555E9" w:rsidP="00803E7C">
            <w:pPr>
              <w:spacing w:after="0"/>
              <w:jc w:val="center"/>
            </w:pPr>
            <w:r>
              <w:rPr>
                <w:color w:val="000000"/>
              </w:rPr>
              <w:t>11.93%</w:t>
            </w:r>
          </w:p>
        </w:tc>
      </w:tr>
      <w:tr w:rsidR="007555E9" w:rsidRPr="0043035B" w14:paraId="496C3707" w14:textId="77777777" w:rsidTr="00803E7C">
        <w:trPr>
          <w:trHeight w:val="144"/>
          <w:jc w:val="center"/>
        </w:trPr>
        <w:tc>
          <w:tcPr>
            <w:tcW w:w="2430" w:type="dxa"/>
            <w:vMerge/>
            <w:tcBorders>
              <w:left w:val="nil"/>
              <w:right w:val="nil"/>
            </w:tcBorders>
            <w:vAlign w:val="center"/>
            <w:hideMark/>
          </w:tcPr>
          <w:p w14:paraId="139EB58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A7630C" w14:textId="77777777" w:rsidR="007555E9" w:rsidRPr="0043035B" w:rsidRDefault="007555E9" w:rsidP="00803E7C">
            <w:pPr>
              <w:spacing w:after="0"/>
            </w:pPr>
            <w:r>
              <w:t>Sound equipment</w:t>
            </w:r>
          </w:p>
        </w:tc>
        <w:tc>
          <w:tcPr>
            <w:tcW w:w="0" w:type="auto"/>
            <w:tcBorders>
              <w:top w:val="nil"/>
              <w:left w:val="nil"/>
              <w:bottom w:val="nil"/>
              <w:right w:val="nil"/>
            </w:tcBorders>
            <w:shd w:val="clear" w:color="auto" w:fill="auto"/>
            <w:vAlign w:val="bottom"/>
            <w:hideMark/>
          </w:tcPr>
          <w:p w14:paraId="128F9D20" w14:textId="77777777" w:rsidR="007555E9" w:rsidRPr="0043035B" w:rsidRDefault="007555E9" w:rsidP="00803E7C">
            <w:pPr>
              <w:spacing w:after="0"/>
              <w:jc w:val="center"/>
            </w:pPr>
            <w:r>
              <w:rPr>
                <w:color w:val="000000"/>
              </w:rPr>
              <w:t>92</w:t>
            </w:r>
          </w:p>
        </w:tc>
        <w:tc>
          <w:tcPr>
            <w:tcW w:w="0" w:type="auto"/>
            <w:tcBorders>
              <w:top w:val="nil"/>
              <w:left w:val="nil"/>
              <w:bottom w:val="nil"/>
              <w:right w:val="nil"/>
            </w:tcBorders>
            <w:shd w:val="clear" w:color="auto" w:fill="auto"/>
            <w:vAlign w:val="bottom"/>
            <w:hideMark/>
          </w:tcPr>
          <w:p w14:paraId="2A8B9F55" w14:textId="77777777" w:rsidR="007555E9" w:rsidRPr="0043035B" w:rsidRDefault="007555E9" w:rsidP="00803E7C">
            <w:pPr>
              <w:spacing w:after="0"/>
              <w:jc w:val="center"/>
            </w:pPr>
            <w:r>
              <w:rPr>
                <w:color w:val="000000"/>
              </w:rPr>
              <w:t>8.32%</w:t>
            </w:r>
          </w:p>
        </w:tc>
      </w:tr>
      <w:tr w:rsidR="007555E9" w:rsidRPr="0043035B" w14:paraId="2AAB22AB" w14:textId="77777777" w:rsidTr="00803E7C">
        <w:trPr>
          <w:trHeight w:val="144"/>
          <w:jc w:val="center"/>
        </w:trPr>
        <w:tc>
          <w:tcPr>
            <w:tcW w:w="2430" w:type="dxa"/>
            <w:vMerge/>
            <w:tcBorders>
              <w:left w:val="nil"/>
              <w:right w:val="nil"/>
            </w:tcBorders>
            <w:vAlign w:val="center"/>
            <w:hideMark/>
          </w:tcPr>
          <w:p w14:paraId="5787D5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11252F8" w14:textId="77777777" w:rsidR="007555E9" w:rsidRPr="0043035B" w:rsidRDefault="007555E9" w:rsidP="00803E7C">
            <w:pPr>
              <w:spacing w:after="0"/>
            </w:pPr>
            <w:r>
              <w:t>DVD</w:t>
            </w:r>
          </w:p>
        </w:tc>
        <w:tc>
          <w:tcPr>
            <w:tcW w:w="0" w:type="auto"/>
            <w:tcBorders>
              <w:top w:val="nil"/>
              <w:left w:val="nil"/>
              <w:bottom w:val="nil"/>
              <w:right w:val="nil"/>
            </w:tcBorders>
            <w:shd w:val="clear" w:color="auto" w:fill="auto"/>
            <w:vAlign w:val="bottom"/>
            <w:hideMark/>
          </w:tcPr>
          <w:p w14:paraId="0705AE51" w14:textId="77777777" w:rsidR="007555E9" w:rsidRPr="0043035B" w:rsidRDefault="007555E9" w:rsidP="00803E7C">
            <w:pPr>
              <w:spacing w:after="0"/>
              <w:jc w:val="center"/>
            </w:pPr>
            <w:r>
              <w:rPr>
                <w:color w:val="000000"/>
              </w:rPr>
              <w:t>312</w:t>
            </w:r>
          </w:p>
        </w:tc>
        <w:tc>
          <w:tcPr>
            <w:tcW w:w="0" w:type="auto"/>
            <w:tcBorders>
              <w:top w:val="nil"/>
              <w:left w:val="nil"/>
              <w:bottom w:val="nil"/>
              <w:right w:val="nil"/>
            </w:tcBorders>
            <w:shd w:val="clear" w:color="auto" w:fill="auto"/>
            <w:vAlign w:val="bottom"/>
            <w:hideMark/>
          </w:tcPr>
          <w:p w14:paraId="7FFD1211" w14:textId="77777777" w:rsidR="007555E9" w:rsidRPr="0043035B" w:rsidRDefault="007555E9" w:rsidP="00803E7C">
            <w:pPr>
              <w:spacing w:after="0"/>
              <w:jc w:val="center"/>
            </w:pPr>
            <w:r>
              <w:rPr>
                <w:color w:val="000000"/>
              </w:rPr>
              <w:t>28.21%</w:t>
            </w:r>
          </w:p>
        </w:tc>
      </w:tr>
      <w:tr w:rsidR="007555E9" w:rsidRPr="0043035B" w14:paraId="44B31521" w14:textId="77777777" w:rsidTr="00803E7C">
        <w:trPr>
          <w:trHeight w:val="144"/>
          <w:jc w:val="center"/>
        </w:trPr>
        <w:tc>
          <w:tcPr>
            <w:tcW w:w="2430" w:type="dxa"/>
            <w:vMerge/>
            <w:tcBorders>
              <w:left w:val="nil"/>
              <w:right w:val="nil"/>
            </w:tcBorders>
            <w:vAlign w:val="center"/>
            <w:hideMark/>
          </w:tcPr>
          <w:p w14:paraId="025DC3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22C71F9" w14:textId="77777777" w:rsidR="007555E9" w:rsidRPr="0043035B" w:rsidRDefault="007555E9" w:rsidP="00803E7C">
            <w:pPr>
              <w:spacing w:after="0"/>
            </w:pPr>
            <w:r>
              <w:t>Computer or laptop</w:t>
            </w:r>
          </w:p>
        </w:tc>
        <w:tc>
          <w:tcPr>
            <w:tcW w:w="0" w:type="auto"/>
            <w:tcBorders>
              <w:top w:val="nil"/>
              <w:left w:val="nil"/>
              <w:bottom w:val="nil"/>
              <w:right w:val="nil"/>
            </w:tcBorders>
            <w:shd w:val="clear" w:color="auto" w:fill="auto"/>
            <w:vAlign w:val="bottom"/>
            <w:hideMark/>
          </w:tcPr>
          <w:p w14:paraId="5E1D3EA4" w14:textId="77777777" w:rsidR="007555E9" w:rsidRPr="0043035B" w:rsidRDefault="007555E9" w:rsidP="00803E7C">
            <w:pPr>
              <w:spacing w:after="0"/>
              <w:jc w:val="center"/>
            </w:pPr>
            <w:r>
              <w:rPr>
                <w:color w:val="000000"/>
              </w:rPr>
              <w:t>194</w:t>
            </w:r>
          </w:p>
        </w:tc>
        <w:tc>
          <w:tcPr>
            <w:tcW w:w="0" w:type="auto"/>
            <w:tcBorders>
              <w:top w:val="nil"/>
              <w:left w:val="nil"/>
              <w:bottom w:val="nil"/>
              <w:right w:val="nil"/>
            </w:tcBorders>
            <w:shd w:val="clear" w:color="auto" w:fill="auto"/>
            <w:vAlign w:val="bottom"/>
            <w:hideMark/>
          </w:tcPr>
          <w:p w14:paraId="22F8FA9D" w14:textId="77777777" w:rsidR="007555E9" w:rsidRPr="0043035B" w:rsidRDefault="007555E9" w:rsidP="00803E7C">
            <w:pPr>
              <w:spacing w:after="0"/>
              <w:jc w:val="center"/>
            </w:pPr>
            <w:r>
              <w:rPr>
                <w:color w:val="000000"/>
              </w:rPr>
              <w:t>17.54%</w:t>
            </w:r>
          </w:p>
        </w:tc>
      </w:tr>
      <w:tr w:rsidR="007555E9" w:rsidRPr="0043035B" w14:paraId="3E48CCAC" w14:textId="77777777" w:rsidTr="00803E7C">
        <w:trPr>
          <w:trHeight w:val="144"/>
          <w:jc w:val="center"/>
        </w:trPr>
        <w:tc>
          <w:tcPr>
            <w:tcW w:w="2430" w:type="dxa"/>
            <w:vMerge/>
            <w:tcBorders>
              <w:left w:val="nil"/>
              <w:right w:val="nil"/>
            </w:tcBorders>
            <w:vAlign w:val="center"/>
            <w:hideMark/>
          </w:tcPr>
          <w:p w14:paraId="253E60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504A827" w14:textId="77777777" w:rsidR="007555E9" w:rsidRPr="0043035B" w:rsidRDefault="007555E9" w:rsidP="00803E7C">
            <w:pPr>
              <w:spacing w:after="0"/>
            </w:pPr>
            <w:r>
              <w:t>Electric iron</w:t>
            </w:r>
          </w:p>
        </w:tc>
        <w:tc>
          <w:tcPr>
            <w:tcW w:w="0" w:type="auto"/>
            <w:tcBorders>
              <w:top w:val="nil"/>
              <w:left w:val="nil"/>
              <w:bottom w:val="nil"/>
              <w:right w:val="nil"/>
            </w:tcBorders>
            <w:shd w:val="clear" w:color="auto" w:fill="auto"/>
            <w:vAlign w:val="bottom"/>
            <w:hideMark/>
          </w:tcPr>
          <w:p w14:paraId="7EB3D979" w14:textId="77777777" w:rsidR="007555E9" w:rsidRPr="0043035B" w:rsidRDefault="007555E9" w:rsidP="00803E7C">
            <w:pPr>
              <w:spacing w:after="0"/>
              <w:jc w:val="center"/>
            </w:pPr>
            <w:r>
              <w:rPr>
                <w:color w:val="000000"/>
              </w:rPr>
              <w:t>264</w:t>
            </w:r>
          </w:p>
        </w:tc>
        <w:tc>
          <w:tcPr>
            <w:tcW w:w="0" w:type="auto"/>
            <w:tcBorders>
              <w:top w:val="nil"/>
              <w:left w:val="nil"/>
              <w:bottom w:val="nil"/>
              <w:right w:val="nil"/>
            </w:tcBorders>
            <w:shd w:val="clear" w:color="auto" w:fill="auto"/>
            <w:vAlign w:val="bottom"/>
            <w:hideMark/>
          </w:tcPr>
          <w:p w14:paraId="54AAFA15" w14:textId="77777777" w:rsidR="007555E9" w:rsidRPr="0043035B" w:rsidRDefault="007555E9" w:rsidP="00803E7C">
            <w:pPr>
              <w:spacing w:after="0"/>
              <w:jc w:val="center"/>
            </w:pPr>
            <w:r>
              <w:rPr>
                <w:color w:val="000000"/>
              </w:rPr>
              <w:t>23.87%</w:t>
            </w:r>
          </w:p>
        </w:tc>
      </w:tr>
      <w:tr w:rsidR="007555E9" w:rsidRPr="0043035B" w14:paraId="3E994716" w14:textId="77777777" w:rsidTr="00803E7C">
        <w:trPr>
          <w:trHeight w:val="144"/>
          <w:jc w:val="center"/>
        </w:trPr>
        <w:tc>
          <w:tcPr>
            <w:tcW w:w="2430" w:type="dxa"/>
            <w:vMerge/>
            <w:tcBorders>
              <w:left w:val="nil"/>
              <w:right w:val="nil"/>
            </w:tcBorders>
            <w:vAlign w:val="center"/>
            <w:hideMark/>
          </w:tcPr>
          <w:p w14:paraId="09E0C28C"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E942318" w14:textId="77777777" w:rsidR="007555E9" w:rsidRPr="0043035B" w:rsidRDefault="007555E9" w:rsidP="00803E7C">
            <w:pPr>
              <w:spacing w:after="0"/>
            </w:pPr>
            <w:r>
              <w:t>Electric blender</w:t>
            </w:r>
          </w:p>
        </w:tc>
        <w:tc>
          <w:tcPr>
            <w:tcW w:w="0" w:type="auto"/>
            <w:tcBorders>
              <w:top w:val="nil"/>
              <w:left w:val="nil"/>
              <w:bottom w:val="nil"/>
              <w:right w:val="nil"/>
            </w:tcBorders>
            <w:shd w:val="clear" w:color="auto" w:fill="auto"/>
            <w:vAlign w:val="bottom"/>
            <w:hideMark/>
          </w:tcPr>
          <w:p w14:paraId="641305F7" w14:textId="77777777" w:rsidR="007555E9" w:rsidRPr="0043035B" w:rsidRDefault="007555E9" w:rsidP="00803E7C">
            <w:pPr>
              <w:spacing w:after="0"/>
              <w:jc w:val="center"/>
            </w:pPr>
            <w:r>
              <w:rPr>
                <w:color w:val="000000"/>
              </w:rPr>
              <w:t>336</w:t>
            </w:r>
          </w:p>
        </w:tc>
        <w:tc>
          <w:tcPr>
            <w:tcW w:w="0" w:type="auto"/>
            <w:tcBorders>
              <w:top w:val="nil"/>
              <w:left w:val="nil"/>
              <w:bottom w:val="nil"/>
              <w:right w:val="nil"/>
            </w:tcBorders>
            <w:shd w:val="clear" w:color="auto" w:fill="auto"/>
            <w:vAlign w:val="bottom"/>
            <w:hideMark/>
          </w:tcPr>
          <w:p w14:paraId="48D8C20D" w14:textId="77777777" w:rsidR="007555E9" w:rsidRPr="0043035B" w:rsidRDefault="007555E9" w:rsidP="00803E7C">
            <w:pPr>
              <w:spacing w:after="0"/>
              <w:jc w:val="center"/>
            </w:pPr>
            <w:r>
              <w:rPr>
                <w:color w:val="000000"/>
              </w:rPr>
              <w:t>30.38%</w:t>
            </w:r>
          </w:p>
        </w:tc>
      </w:tr>
      <w:tr w:rsidR="007555E9" w:rsidRPr="0043035B" w14:paraId="61BFDCA9" w14:textId="77777777" w:rsidTr="00803E7C">
        <w:trPr>
          <w:trHeight w:val="144"/>
          <w:jc w:val="center"/>
        </w:trPr>
        <w:tc>
          <w:tcPr>
            <w:tcW w:w="2430" w:type="dxa"/>
            <w:vMerge/>
            <w:tcBorders>
              <w:left w:val="nil"/>
              <w:right w:val="nil"/>
            </w:tcBorders>
            <w:vAlign w:val="center"/>
            <w:hideMark/>
          </w:tcPr>
          <w:p w14:paraId="1948F31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EA2292C" w14:textId="77777777" w:rsidR="007555E9" w:rsidRPr="0043035B" w:rsidRDefault="007555E9" w:rsidP="00803E7C">
            <w:pPr>
              <w:spacing w:after="0"/>
            </w:pPr>
            <w:r>
              <w:t>Gas stove</w:t>
            </w:r>
          </w:p>
        </w:tc>
        <w:tc>
          <w:tcPr>
            <w:tcW w:w="0" w:type="auto"/>
            <w:tcBorders>
              <w:top w:val="nil"/>
              <w:left w:val="nil"/>
              <w:bottom w:val="nil"/>
              <w:right w:val="nil"/>
            </w:tcBorders>
            <w:shd w:val="clear" w:color="auto" w:fill="auto"/>
            <w:vAlign w:val="bottom"/>
            <w:hideMark/>
          </w:tcPr>
          <w:p w14:paraId="4E124DD5" w14:textId="77777777" w:rsidR="007555E9" w:rsidRPr="0043035B" w:rsidRDefault="007555E9" w:rsidP="00803E7C">
            <w:pPr>
              <w:spacing w:after="0"/>
              <w:jc w:val="center"/>
            </w:pPr>
            <w:r>
              <w:rPr>
                <w:color w:val="000000"/>
              </w:rPr>
              <w:t>985</w:t>
            </w:r>
          </w:p>
        </w:tc>
        <w:tc>
          <w:tcPr>
            <w:tcW w:w="0" w:type="auto"/>
            <w:tcBorders>
              <w:top w:val="nil"/>
              <w:left w:val="nil"/>
              <w:bottom w:val="nil"/>
              <w:right w:val="nil"/>
            </w:tcBorders>
            <w:shd w:val="clear" w:color="auto" w:fill="auto"/>
            <w:vAlign w:val="bottom"/>
            <w:hideMark/>
          </w:tcPr>
          <w:p w14:paraId="2F40BDD8" w14:textId="77777777" w:rsidR="007555E9" w:rsidRPr="0043035B" w:rsidRDefault="007555E9" w:rsidP="00803E7C">
            <w:pPr>
              <w:spacing w:after="0"/>
              <w:jc w:val="center"/>
            </w:pPr>
            <w:r>
              <w:rPr>
                <w:color w:val="000000"/>
              </w:rPr>
              <w:t>89.06%</w:t>
            </w:r>
          </w:p>
        </w:tc>
      </w:tr>
      <w:tr w:rsidR="007555E9" w:rsidRPr="0043035B" w14:paraId="6F635AF1" w14:textId="77777777" w:rsidTr="00803E7C">
        <w:trPr>
          <w:trHeight w:val="144"/>
          <w:jc w:val="center"/>
        </w:trPr>
        <w:tc>
          <w:tcPr>
            <w:tcW w:w="2430" w:type="dxa"/>
            <w:vMerge/>
            <w:tcBorders>
              <w:left w:val="nil"/>
              <w:right w:val="nil"/>
            </w:tcBorders>
            <w:vAlign w:val="center"/>
            <w:hideMark/>
          </w:tcPr>
          <w:p w14:paraId="18812D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EB721AE" w14:textId="77777777" w:rsidR="007555E9" w:rsidRPr="0043035B" w:rsidRDefault="007555E9" w:rsidP="00803E7C">
            <w:pPr>
              <w:spacing w:after="0"/>
            </w:pPr>
            <w:r>
              <w:t>Refrigerator</w:t>
            </w:r>
          </w:p>
        </w:tc>
        <w:tc>
          <w:tcPr>
            <w:tcW w:w="0" w:type="auto"/>
            <w:tcBorders>
              <w:top w:val="nil"/>
              <w:left w:val="nil"/>
              <w:right w:val="nil"/>
            </w:tcBorders>
            <w:shd w:val="clear" w:color="auto" w:fill="auto"/>
            <w:vAlign w:val="bottom"/>
            <w:hideMark/>
          </w:tcPr>
          <w:p w14:paraId="4293ED92" w14:textId="77777777" w:rsidR="007555E9" w:rsidRPr="0043035B" w:rsidRDefault="007555E9" w:rsidP="00803E7C">
            <w:pPr>
              <w:spacing w:after="0"/>
              <w:jc w:val="center"/>
            </w:pPr>
            <w:r>
              <w:rPr>
                <w:color w:val="000000"/>
              </w:rPr>
              <w:t>112</w:t>
            </w:r>
          </w:p>
        </w:tc>
        <w:tc>
          <w:tcPr>
            <w:tcW w:w="0" w:type="auto"/>
            <w:tcBorders>
              <w:top w:val="nil"/>
              <w:left w:val="nil"/>
              <w:right w:val="nil"/>
            </w:tcBorders>
            <w:shd w:val="clear" w:color="auto" w:fill="auto"/>
            <w:vAlign w:val="bottom"/>
            <w:hideMark/>
          </w:tcPr>
          <w:p w14:paraId="400DE051" w14:textId="77777777" w:rsidR="007555E9" w:rsidRPr="0043035B" w:rsidRDefault="007555E9" w:rsidP="00803E7C">
            <w:pPr>
              <w:spacing w:after="0"/>
              <w:jc w:val="center"/>
            </w:pPr>
            <w:r>
              <w:rPr>
                <w:color w:val="000000"/>
              </w:rPr>
              <w:t>10.13%</w:t>
            </w:r>
          </w:p>
        </w:tc>
      </w:tr>
      <w:tr w:rsidR="007555E9" w:rsidRPr="0043035B" w14:paraId="5BF9730F" w14:textId="77777777" w:rsidTr="00803E7C">
        <w:trPr>
          <w:trHeight w:val="144"/>
          <w:jc w:val="center"/>
        </w:trPr>
        <w:tc>
          <w:tcPr>
            <w:tcW w:w="2430" w:type="dxa"/>
            <w:vMerge/>
            <w:tcBorders>
              <w:left w:val="nil"/>
              <w:right w:val="nil"/>
            </w:tcBorders>
            <w:vAlign w:val="center"/>
            <w:hideMark/>
          </w:tcPr>
          <w:p w14:paraId="51A4AF62"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35E928BB" w14:textId="77777777" w:rsidR="007555E9" w:rsidRPr="0043035B" w:rsidRDefault="007555E9" w:rsidP="00803E7C">
            <w:pPr>
              <w:spacing w:after="0"/>
            </w:pPr>
            <w:r>
              <w:t>Cloth washing machine</w:t>
            </w:r>
          </w:p>
        </w:tc>
        <w:tc>
          <w:tcPr>
            <w:tcW w:w="0" w:type="auto"/>
            <w:tcBorders>
              <w:top w:val="nil"/>
              <w:left w:val="nil"/>
              <w:bottom w:val="nil"/>
              <w:right w:val="nil"/>
            </w:tcBorders>
            <w:shd w:val="clear" w:color="auto" w:fill="auto"/>
            <w:vAlign w:val="bottom"/>
            <w:hideMark/>
          </w:tcPr>
          <w:p w14:paraId="4CCC5783" w14:textId="77777777" w:rsidR="007555E9" w:rsidRPr="0043035B" w:rsidRDefault="007555E9" w:rsidP="00803E7C">
            <w:pPr>
              <w:spacing w:after="0"/>
              <w:jc w:val="center"/>
            </w:pPr>
            <w:r>
              <w:rPr>
                <w:color w:val="000000"/>
              </w:rPr>
              <w:t>61</w:t>
            </w:r>
          </w:p>
        </w:tc>
        <w:tc>
          <w:tcPr>
            <w:tcW w:w="0" w:type="auto"/>
            <w:tcBorders>
              <w:top w:val="nil"/>
              <w:left w:val="nil"/>
              <w:bottom w:val="nil"/>
              <w:right w:val="nil"/>
            </w:tcBorders>
            <w:shd w:val="clear" w:color="auto" w:fill="auto"/>
            <w:vAlign w:val="bottom"/>
            <w:hideMark/>
          </w:tcPr>
          <w:p w14:paraId="564624AA" w14:textId="77777777" w:rsidR="007555E9" w:rsidRPr="0043035B" w:rsidRDefault="007555E9" w:rsidP="00803E7C">
            <w:pPr>
              <w:spacing w:after="0"/>
              <w:jc w:val="center"/>
            </w:pPr>
            <w:r>
              <w:rPr>
                <w:color w:val="000000"/>
              </w:rPr>
              <w:t>5.52%</w:t>
            </w:r>
          </w:p>
        </w:tc>
      </w:tr>
      <w:tr w:rsidR="007555E9" w:rsidRPr="0043035B" w14:paraId="33713657" w14:textId="77777777" w:rsidTr="00803E7C">
        <w:trPr>
          <w:trHeight w:val="144"/>
          <w:jc w:val="center"/>
        </w:trPr>
        <w:tc>
          <w:tcPr>
            <w:tcW w:w="2430" w:type="dxa"/>
            <w:vMerge/>
            <w:tcBorders>
              <w:left w:val="nil"/>
              <w:right w:val="nil"/>
            </w:tcBorders>
            <w:vAlign w:val="center"/>
            <w:hideMark/>
          </w:tcPr>
          <w:p w14:paraId="0BBFF67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E5F2246" w14:textId="77777777" w:rsidR="007555E9" w:rsidRPr="0043035B" w:rsidRDefault="007555E9" w:rsidP="00803E7C">
            <w:pPr>
              <w:spacing w:after="0"/>
            </w:pPr>
            <w:r>
              <w:t>Microwave oven</w:t>
            </w:r>
          </w:p>
        </w:tc>
        <w:tc>
          <w:tcPr>
            <w:tcW w:w="0" w:type="auto"/>
            <w:tcBorders>
              <w:top w:val="nil"/>
              <w:left w:val="nil"/>
              <w:right w:val="nil"/>
            </w:tcBorders>
            <w:shd w:val="clear" w:color="auto" w:fill="auto"/>
            <w:vAlign w:val="bottom"/>
            <w:hideMark/>
          </w:tcPr>
          <w:p w14:paraId="02B2B89E" w14:textId="77777777" w:rsidR="007555E9" w:rsidRPr="0043035B" w:rsidRDefault="007555E9" w:rsidP="00803E7C">
            <w:pPr>
              <w:spacing w:after="0"/>
              <w:jc w:val="center"/>
            </w:pPr>
            <w:r>
              <w:rPr>
                <w:color w:val="000000"/>
              </w:rPr>
              <w:t>41</w:t>
            </w:r>
          </w:p>
        </w:tc>
        <w:tc>
          <w:tcPr>
            <w:tcW w:w="0" w:type="auto"/>
            <w:tcBorders>
              <w:top w:val="nil"/>
              <w:left w:val="nil"/>
              <w:right w:val="nil"/>
            </w:tcBorders>
            <w:shd w:val="clear" w:color="auto" w:fill="auto"/>
            <w:vAlign w:val="bottom"/>
            <w:hideMark/>
          </w:tcPr>
          <w:p w14:paraId="1D612911" w14:textId="77777777" w:rsidR="007555E9" w:rsidRPr="0043035B" w:rsidRDefault="007555E9" w:rsidP="00803E7C">
            <w:pPr>
              <w:spacing w:after="0"/>
              <w:jc w:val="center"/>
            </w:pPr>
            <w:r>
              <w:rPr>
                <w:color w:val="000000"/>
              </w:rPr>
              <w:t>3.71%</w:t>
            </w:r>
          </w:p>
        </w:tc>
      </w:tr>
      <w:tr w:rsidR="007555E9" w:rsidRPr="0043035B" w14:paraId="15AF7BD1" w14:textId="77777777" w:rsidTr="00803E7C">
        <w:trPr>
          <w:trHeight w:val="144"/>
          <w:jc w:val="center"/>
        </w:trPr>
        <w:tc>
          <w:tcPr>
            <w:tcW w:w="2430" w:type="dxa"/>
            <w:vMerge/>
            <w:tcBorders>
              <w:left w:val="nil"/>
              <w:right w:val="nil"/>
            </w:tcBorders>
            <w:vAlign w:val="center"/>
          </w:tcPr>
          <w:p w14:paraId="193E64D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09AEB57E" w14:textId="77777777" w:rsidR="007555E9" w:rsidRDefault="007555E9" w:rsidP="00803E7C">
            <w:pPr>
              <w:spacing w:after="0"/>
            </w:pPr>
            <w:r>
              <w:t>Sewing machine</w:t>
            </w:r>
          </w:p>
        </w:tc>
        <w:tc>
          <w:tcPr>
            <w:tcW w:w="0" w:type="auto"/>
            <w:tcBorders>
              <w:top w:val="nil"/>
              <w:left w:val="nil"/>
              <w:right w:val="nil"/>
            </w:tcBorders>
            <w:shd w:val="clear" w:color="auto" w:fill="auto"/>
            <w:vAlign w:val="bottom"/>
          </w:tcPr>
          <w:p w14:paraId="0E755727" w14:textId="77777777" w:rsidR="007555E9" w:rsidRPr="0043035B" w:rsidRDefault="007555E9" w:rsidP="00803E7C">
            <w:pPr>
              <w:spacing w:after="0"/>
              <w:jc w:val="center"/>
            </w:pPr>
            <w:r>
              <w:rPr>
                <w:color w:val="000000"/>
              </w:rPr>
              <w:t>74</w:t>
            </w:r>
          </w:p>
        </w:tc>
        <w:tc>
          <w:tcPr>
            <w:tcW w:w="0" w:type="auto"/>
            <w:tcBorders>
              <w:top w:val="nil"/>
              <w:left w:val="nil"/>
              <w:right w:val="nil"/>
            </w:tcBorders>
            <w:shd w:val="clear" w:color="auto" w:fill="auto"/>
            <w:vAlign w:val="bottom"/>
          </w:tcPr>
          <w:p w14:paraId="469D255F" w14:textId="77777777" w:rsidR="007555E9" w:rsidRPr="0043035B" w:rsidRDefault="007555E9" w:rsidP="00803E7C">
            <w:pPr>
              <w:spacing w:after="0"/>
              <w:jc w:val="center"/>
            </w:pPr>
            <w:r>
              <w:rPr>
                <w:color w:val="000000"/>
              </w:rPr>
              <w:t>6.69%</w:t>
            </w:r>
          </w:p>
        </w:tc>
      </w:tr>
      <w:tr w:rsidR="007555E9" w:rsidRPr="0043035B" w14:paraId="23EA1BBC" w14:textId="77777777" w:rsidTr="00803E7C">
        <w:trPr>
          <w:trHeight w:val="144"/>
          <w:jc w:val="center"/>
        </w:trPr>
        <w:tc>
          <w:tcPr>
            <w:tcW w:w="2430" w:type="dxa"/>
            <w:vMerge/>
            <w:tcBorders>
              <w:left w:val="nil"/>
              <w:right w:val="nil"/>
            </w:tcBorders>
            <w:vAlign w:val="center"/>
          </w:tcPr>
          <w:p w14:paraId="082DAD4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5B5D9160" w14:textId="77777777" w:rsidR="007555E9" w:rsidRDefault="007555E9" w:rsidP="00803E7C">
            <w:pPr>
              <w:spacing w:after="0"/>
            </w:pPr>
            <w:r>
              <w:t>Bicycle</w:t>
            </w:r>
          </w:p>
        </w:tc>
        <w:tc>
          <w:tcPr>
            <w:tcW w:w="0" w:type="auto"/>
            <w:tcBorders>
              <w:top w:val="nil"/>
              <w:left w:val="nil"/>
              <w:right w:val="nil"/>
            </w:tcBorders>
            <w:shd w:val="clear" w:color="auto" w:fill="auto"/>
            <w:vAlign w:val="bottom"/>
          </w:tcPr>
          <w:p w14:paraId="2F9EF122" w14:textId="77777777" w:rsidR="007555E9" w:rsidRPr="0043035B" w:rsidRDefault="007555E9" w:rsidP="00803E7C">
            <w:pPr>
              <w:spacing w:after="0"/>
              <w:jc w:val="center"/>
            </w:pPr>
            <w:r>
              <w:rPr>
                <w:color w:val="000000"/>
              </w:rPr>
              <w:t>307</w:t>
            </w:r>
          </w:p>
        </w:tc>
        <w:tc>
          <w:tcPr>
            <w:tcW w:w="0" w:type="auto"/>
            <w:tcBorders>
              <w:top w:val="nil"/>
              <w:left w:val="nil"/>
              <w:right w:val="nil"/>
            </w:tcBorders>
            <w:shd w:val="clear" w:color="auto" w:fill="auto"/>
            <w:vAlign w:val="bottom"/>
          </w:tcPr>
          <w:p w14:paraId="7F957658" w14:textId="77777777" w:rsidR="007555E9" w:rsidRPr="0043035B" w:rsidRDefault="007555E9" w:rsidP="00803E7C">
            <w:pPr>
              <w:spacing w:after="0"/>
              <w:jc w:val="center"/>
            </w:pPr>
            <w:r>
              <w:rPr>
                <w:color w:val="000000"/>
              </w:rPr>
              <w:t>27.76%</w:t>
            </w:r>
          </w:p>
        </w:tc>
      </w:tr>
      <w:tr w:rsidR="007555E9" w:rsidRPr="0043035B" w14:paraId="7DA8B1CD" w14:textId="77777777" w:rsidTr="00803E7C">
        <w:trPr>
          <w:trHeight w:val="144"/>
          <w:jc w:val="center"/>
        </w:trPr>
        <w:tc>
          <w:tcPr>
            <w:tcW w:w="2430" w:type="dxa"/>
            <w:vMerge/>
            <w:tcBorders>
              <w:left w:val="nil"/>
              <w:right w:val="nil"/>
            </w:tcBorders>
            <w:vAlign w:val="center"/>
          </w:tcPr>
          <w:p w14:paraId="6736C83F" w14:textId="77777777" w:rsidR="007555E9" w:rsidRPr="0043035B" w:rsidRDefault="007555E9" w:rsidP="00803E7C">
            <w:pPr>
              <w:spacing w:after="0"/>
            </w:pPr>
          </w:p>
        </w:tc>
        <w:tc>
          <w:tcPr>
            <w:tcW w:w="4476" w:type="dxa"/>
            <w:tcBorders>
              <w:left w:val="nil"/>
              <w:right w:val="nil"/>
            </w:tcBorders>
            <w:shd w:val="clear" w:color="auto" w:fill="auto"/>
            <w:vAlign w:val="center"/>
          </w:tcPr>
          <w:p w14:paraId="3BAD07A2" w14:textId="77777777" w:rsidR="007555E9" w:rsidRDefault="007555E9" w:rsidP="00803E7C">
            <w:pPr>
              <w:spacing w:after="0"/>
            </w:pPr>
            <w:r>
              <w:t>Car</w:t>
            </w:r>
          </w:p>
        </w:tc>
        <w:tc>
          <w:tcPr>
            <w:tcW w:w="0" w:type="auto"/>
            <w:tcBorders>
              <w:left w:val="nil"/>
              <w:right w:val="nil"/>
            </w:tcBorders>
            <w:shd w:val="clear" w:color="auto" w:fill="auto"/>
            <w:vAlign w:val="bottom"/>
          </w:tcPr>
          <w:p w14:paraId="780A9728" w14:textId="77777777" w:rsidR="007555E9" w:rsidRPr="0043035B" w:rsidRDefault="007555E9" w:rsidP="00803E7C">
            <w:pPr>
              <w:spacing w:after="0"/>
              <w:jc w:val="center"/>
            </w:pPr>
            <w:r>
              <w:rPr>
                <w:color w:val="000000"/>
              </w:rPr>
              <w:t>82</w:t>
            </w:r>
          </w:p>
        </w:tc>
        <w:tc>
          <w:tcPr>
            <w:tcW w:w="0" w:type="auto"/>
            <w:tcBorders>
              <w:left w:val="nil"/>
              <w:right w:val="nil"/>
            </w:tcBorders>
            <w:shd w:val="clear" w:color="auto" w:fill="auto"/>
            <w:vAlign w:val="bottom"/>
          </w:tcPr>
          <w:p w14:paraId="4955DA68" w14:textId="77777777" w:rsidR="007555E9" w:rsidRPr="0043035B" w:rsidRDefault="007555E9" w:rsidP="00803E7C">
            <w:pPr>
              <w:spacing w:after="0"/>
              <w:jc w:val="center"/>
            </w:pPr>
            <w:r>
              <w:rPr>
                <w:color w:val="000000"/>
              </w:rPr>
              <w:t>7.41%</w:t>
            </w:r>
          </w:p>
        </w:tc>
      </w:tr>
      <w:tr w:rsidR="007555E9" w:rsidRPr="0043035B" w14:paraId="5F1D6D79" w14:textId="77777777" w:rsidTr="00803E7C">
        <w:trPr>
          <w:trHeight w:val="144"/>
          <w:jc w:val="center"/>
        </w:trPr>
        <w:tc>
          <w:tcPr>
            <w:tcW w:w="2430" w:type="dxa"/>
            <w:vMerge/>
            <w:tcBorders>
              <w:left w:val="nil"/>
              <w:right w:val="nil"/>
            </w:tcBorders>
            <w:vAlign w:val="center"/>
          </w:tcPr>
          <w:p w14:paraId="4BBA0680" w14:textId="77777777" w:rsidR="007555E9" w:rsidRPr="0043035B" w:rsidRDefault="007555E9" w:rsidP="00803E7C">
            <w:pPr>
              <w:spacing w:after="0"/>
            </w:pPr>
          </w:p>
        </w:tc>
        <w:tc>
          <w:tcPr>
            <w:tcW w:w="4476" w:type="dxa"/>
            <w:tcBorders>
              <w:left w:val="nil"/>
              <w:right w:val="nil"/>
            </w:tcBorders>
            <w:shd w:val="clear" w:color="auto" w:fill="auto"/>
            <w:vAlign w:val="center"/>
          </w:tcPr>
          <w:p w14:paraId="3A982E3F" w14:textId="77777777" w:rsidR="007555E9" w:rsidRDefault="007555E9" w:rsidP="00803E7C">
            <w:pPr>
              <w:spacing w:after="0"/>
            </w:pPr>
            <w:r>
              <w:t>Motorcycle</w:t>
            </w:r>
          </w:p>
        </w:tc>
        <w:tc>
          <w:tcPr>
            <w:tcW w:w="0" w:type="auto"/>
            <w:tcBorders>
              <w:left w:val="nil"/>
              <w:right w:val="nil"/>
            </w:tcBorders>
            <w:shd w:val="clear" w:color="auto" w:fill="auto"/>
            <w:vAlign w:val="bottom"/>
          </w:tcPr>
          <w:p w14:paraId="7B33073E" w14:textId="77777777" w:rsidR="007555E9" w:rsidRPr="0043035B" w:rsidRDefault="007555E9" w:rsidP="00803E7C">
            <w:pPr>
              <w:spacing w:after="0"/>
              <w:jc w:val="center"/>
            </w:pPr>
            <w:r>
              <w:rPr>
                <w:color w:val="000000"/>
              </w:rPr>
              <w:t>255</w:t>
            </w:r>
          </w:p>
        </w:tc>
        <w:tc>
          <w:tcPr>
            <w:tcW w:w="0" w:type="auto"/>
            <w:tcBorders>
              <w:left w:val="nil"/>
              <w:right w:val="nil"/>
            </w:tcBorders>
            <w:shd w:val="clear" w:color="auto" w:fill="auto"/>
            <w:vAlign w:val="bottom"/>
          </w:tcPr>
          <w:p w14:paraId="6FA9C5FD" w14:textId="77777777" w:rsidR="007555E9" w:rsidRPr="0043035B" w:rsidRDefault="007555E9" w:rsidP="00803E7C">
            <w:pPr>
              <w:spacing w:after="0"/>
              <w:jc w:val="center"/>
            </w:pPr>
            <w:r>
              <w:rPr>
                <w:color w:val="000000"/>
              </w:rPr>
              <w:t>23.06%</w:t>
            </w:r>
          </w:p>
        </w:tc>
      </w:tr>
      <w:tr w:rsidR="007555E9" w:rsidRPr="0043035B" w14:paraId="2AB38140" w14:textId="77777777" w:rsidTr="00803E7C">
        <w:trPr>
          <w:trHeight w:val="144"/>
          <w:jc w:val="center"/>
        </w:trPr>
        <w:tc>
          <w:tcPr>
            <w:tcW w:w="2430" w:type="dxa"/>
            <w:vMerge/>
            <w:tcBorders>
              <w:left w:val="nil"/>
              <w:bottom w:val="single" w:sz="4" w:space="0" w:color="000000"/>
              <w:right w:val="nil"/>
            </w:tcBorders>
            <w:vAlign w:val="center"/>
          </w:tcPr>
          <w:p w14:paraId="06FDB0D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D75376A" w14:textId="77777777" w:rsidR="007555E9" w:rsidRDefault="007555E9" w:rsidP="00803E7C">
            <w:pPr>
              <w:spacing w:after="0"/>
            </w:pPr>
            <w:r>
              <w:t>Tricycle</w:t>
            </w:r>
          </w:p>
        </w:tc>
        <w:tc>
          <w:tcPr>
            <w:tcW w:w="0" w:type="auto"/>
            <w:tcBorders>
              <w:left w:val="nil"/>
              <w:bottom w:val="single" w:sz="4" w:space="0" w:color="auto"/>
              <w:right w:val="nil"/>
            </w:tcBorders>
            <w:shd w:val="clear" w:color="auto" w:fill="auto"/>
            <w:vAlign w:val="bottom"/>
          </w:tcPr>
          <w:p w14:paraId="24DBB028" w14:textId="77777777" w:rsidR="007555E9" w:rsidRPr="0043035B" w:rsidRDefault="007555E9" w:rsidP="00803E7C">
            <w:pPr>
              <w:spacing w:after="0"/>
              <w:jc w:val="center"/>
            </w:pPr>
            <w:r>
              <w:rPr>
                <w:color w:val="000000"/>
              </w:rPr>
              <w:t>86</w:t>
            </w:r>
          </w:p>
        </w:tc>
        <w:tc>
          <w:tcPr>
            <w:tcW w:w="0" w:type="auto"/>
            <w:tcBorders>
              <w:left w:val="nil"/>
              <w:bottom w:val="single" w:sz="4" w:space="0" w:color="auto"/>
              <w:right w:val="nil"/>
            </w:tcBorders>
            <w:shd w:val="clear" w:color="auto" w:fill="auto"/>
            <w:vAlign w:val="bottom"/>
          </w:tcPr>
          <w:p w14:paraId="1B01AF6C" w14:textId="77777777" w:rsidR="007555E9" w:rsidRPr="0043035B" w:rsidRDefault="007555E9" w:rsidP="00803E7C">
            <w:pPr>
              <w:spacing w:after="0"/>
              <w:jc w:val="center"/>
            </w:pPr>
            <w:r>
              <w:rPr>
                <w:color w:val="000000"/>
              </w:rPr>
              <w:t>7.78%</w:t>
            </w:r>
          </w:p>
        </w:tc>
      </w:tr>
      <w:tr w:rsidR="007555E9" w:rsidRPr="0043035B" w14:paraId="7529D616" w14:textId="77777777" w:rsidTr="00803E7C">
        <w:trPr>
          <w:trHeight w:val="144"/>
          <w:jc w:val="center"/>
        </w:trPr>
        <w:tc>
          <w:tcPr>
            <w:tcW w:w="2430" w:type="dxa"/>
            <w:vMerge w:val="restart"/>
            <w:tcBorders>
              <w:top w:val="nil"/>
              <w:left w:val="nil"/>
              <w:bottom w:val="single" w:sz="4" w:space="0" w:color="000000"/>
              <w:right w:val="nil"/>
            </w:tcBorders>
            <w:shd w:val="clear" w:color="auto" w:fill="auto"/>
            <w:noWrap/>
            <w:vAlign w:val="center"/>
            <w:hideMark/>
          </w:tcPr>
          <w:p w14:paraId="437244DF" w14:textId="77777777" w:rsidR="007555E9" w:rsidRPr="0043035B" w:rsidRDefault="007555E9" w:rsidP="00803E7C">
            <w:pPr>
              <w:spacing w:after="0"/>
            </w:pPr>
            <w:r w:rsidRPr="0043035B">
              <w:t>Socio-demographics</w:t>
            </w:r>
          </w:p>
        </w:tc>
        <w:tc>
          <w:tcPr>
            <w:tcW w:w="4476" w:type="dxa"/>
            <w:tcBorders>
              <w:top w:val="nil"/>
              <w:left w:val="nil"/>
              <w:bottom w:val="nil"/>
              <w:right w:val="nil"/>
            </w:tcBorders>
            <w:shd w:val="clear" w:color="auto" w:fill="auto"/>
            <w:vAlign w:val="center"/>
            <w:hideMark/>
          </w:tcPr>
          <w:p w14:paraId="11C909F0" w14:textId="77777777" w:rsidR="007555E9" w:rsidRPr="0043035B" w:rsidRDefault="007555E9" w:rsidP="00803E7C">
            <w:pPr>
              <w:spacing w:after="0"/>
            </w:pPr>
            <w:r>
              <w:t>The head is employed</w:t>
            </w:r>
          </w:p>
        </w:tc>
        <w:tc>
          <w:tcPr>
            <w:tcW w:w="0" w:type="auto"/>
            <w:tcBorders>
              <w:top w:val="nil"/>
              <w:left w:val="nil"/>
              <w:bottom w:val="nil"/>
              <w:right w:val="nil"/>
            </w:tcBorders>
            <w:shd w:val="clear" w:color="auto" w:fill="auto"/>
            <w:vAlign w:val="bottom"/>
            <w:hideMark/>
          </w:tcPr>
          <w:p w14:paraId="688EF761" w14:textId="77777777" w:rsidR="007555E9" w:rsidRPr="0043035B" w:rsidRDefault="007555E9" w:rsidP="00803E7C">
            <w:pPr>
              <w:spacing w:after="0"/>
              <w:jc w:val="center"/>
            </w:pPr>
            <w:r>
              <w:rPr>
                <w:color w:val="000000"/>
              </w:rPr>
              <w:t>959</w:t>
            </w:r>
          </w:p>
        </w:tc>
        <w:tc>
          <w:tcPr>
            <w:tcW w:w="0" w:type="auto"/>
            <w:tcBorders>
              <w:top w:val="nil"/>
              <w:left w:val="nil"/>
              <w:bottom w:val="nil"/>
              <w:right w:val="nil"/>
            </w:tcBorders>
            <w:shd w:val="clear" w:color="auto" w:fill="auto"/>
            <w:vAlign w:val="bottom"/>
            <w:hideMark/>
          </w:tcPr>
          <w:p w14:paraId="4FB5311C" w14:textId="77777777" w:rsidR="007555E9" w:rsidRPr="0043035B" w:rsidRDefault="007555E9" w:rsidP="00803E7C">
            <w:pPr>
              <w:spacing w:after="0"/>
              <w:jc w:val="center"/>
            </w:pPr>
            <w:r>
              <w:rPr>
                <w:color w:val="000000"/>
              </w:rPr>
              <w:t>86.71%</w:t>
            </w:r>
          </w:p>
        </w:tc>
      </w:tr>
      <w:tr w:rsidR="007555E9" w:rsidRPr="0043035B" w14:paraId="4F3A2FA2" w14:textId="77777777" w:rsidTr="00803E7C">
        <w:trPr>
          <w:trHeight w:val="144"/>
          <w:jc w:val="center"/>
        </w:trPr>
        <w:tc>
          <w:tcPr>
            <w:tcW w:w="2430" w:type="dxa"/>
            <w:vMerge/>
            <w:tcBorders>
              <w:top w:val="nil"/>
              <w:left w:val="nil"/>
              <w:bottom w:val="single" w:sz="4" w:space="0" w:color="000000"/>
              <w:right w:val="nil"/>
            </w:tcBorders>
            <w:vAlign w:val="center"/>
            <w:hideMark/>
          </w:tcPr>
          <w:p w14:paraId="6106FEC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46A0591" w14:textId="77777777" w:rsidR="007555E9" w:rsidRPr="0043035B" w:rsidRDefault="007555E9" w:rsidP="00803E7C">
            <w:pPr>
              <w:spacing w:after="0"/>
            </w:pPr>
            <w:r>
              <w:rPr>
                <w:color w:val="000000"/>
              </w:rPr>
              <w:t>The head is a woman</w:t>
            </w:r>
          </w:p>
        </w:tc>
        <w:tc>
          <w:tcPr>
            <w:tcW w:w="0" w:type="auto"/>
            <w:tcBorders>
              <w:top w:val="nil"/>
              <w:left w:val="nil"/>
              <w:bottom w:val="nil"/>
              <w:right w:val="nil"/>
            </w:tcBorders>
            <w:shd w:val="clear" w:color="auto" w:fill="auto"/>
            <w:hideMark/>
          </w:tcPr>
          <w:p w14:paraId="5264789F" w14:textId="77777777" w:rsidR="007555E9" w:rsidRPr="0043035B" w:rsidRDefault="007555E9" w:rsidP="00803E7C">
            <w:pPr>
              <w:spacing w:after="0"/>
              <w:jc w:val="center"/>
            </w:pPr>
            <w:r w:rsidRPr="00DA25FF">
              <w:t>328</w:t>
            </w:r>
          </w:p>
        </w:tc>
        <w:tc>
          <w:tcPr>
            <w:tcW w:w="0" w:type="auto"/>
            <w:tcBorders>
              <w:top w:val="nil"/>
              <w:left w:val="nil"/>
              <w:bottom w:val="nil"/>
              <w:right w:val="nil"/>
            </w:tcBorders>
            <w:shd w:val="clear" w:color="auto" w:fill="auto"/>
            <w:hideMark/>
          </w:tcPr>
          <w:p w14:paraId="737449A5" w14:textId="77777777" w:rsidR="007555E9" w:rsidRPr="0043035B" w:rsidRDefault="007555E9" w:rsidP="00803E7C">
            <w:pPr>
              <w:spacing w:after="0"/>
              <w:jc w:val="center"/>
            </w:pPr>
            <w:r w:rsidRPr="00DA25FF">
              <w:t>29.66%</w:t>
            </w:r>
          </w:p>
        </w:tc>
      </w:tr>
      <w:tr w:rsidR="007555E9" w:rsidRPr="0043035B" w14:paraId="421D7CA0" w14:textId="77777777" w:rsidTr="00803E7C">
        <w:trPr>
          <w:trHeight w:val="144"/>
          <w:jc w:val="center"/>
        </w:trPr>
        <w:tc>
          <w:tcPr>
            <w:tcW w:w="2430" w:type="dxa"/>
            <w:vMerge/>
            <w:tcBorders>
              <w:top w:val="nil"/>
              <w:left w:val="nil"/>
              <w:bottom w:val="single" w:sz="4" w:space="0" w:color="000000"/>
              <w:right w:val="nil"/>
            </w:tcBorders>
            <w:vAlign w:val="center"/>
            <w:hideMark/>
          </w:tcPr>
          <w:p w14:paraId="06423AE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D28F" w14:textId="77777777" w:rsidR="007555E9" w:rsidRPr="0043035B" w:rsidRDefault="007555E9" w:rsidP="00803E7C">
            <w:pPr>
              <w:spacing w:after="0"/>
            </w:pPr>
            <w:r>
              <w:rPr>
                <w:color w:val="000000"/>
              </w:rPr>
              <w:t>The head is married</w:t>
            </w:r>
          </w:p>
        </w:tc>
        <w:tc>
          <w:tcPr>
            <w:tcW w:w="0" w:type="auto"/>
            <w:tcBorders>
              <w:top w:val="nil"/>
              <w:left w:val="nil"/>
              <w:bottom w:val="nil"/>
              <w:right w:val="nil"/>
            </w:tcBorders>
            <w:shd w:val="clear" w:color="auto" w:fill="auto"/>
            <w:hideMark/>
          </w:tcPr>
          <w:p w14:paraId="006F855B" w14:textId="77777777" w:rsidR="007555E9" w:rsidRPr="0043035B" w:rsidRDefault="007555E9" w:rsidP="00803E7C">
            <w:pPr>
              <w:spacing w:after="0"/>
              <w:jc w:val="center"/>
            </w:pPr>
            <w:r w:rsidRPr="00DA25FF">
              <w:t>482</w:t>
            </w:r>
          </w:p>
        </w:tc>
        <w:tc>
          <w:tcPr>
            <w:tcW w:w="0" w:type="auto"/>
            <w:tcBorders>
              <w:top w:val="nil"/>
              <w:left w:val="nil"/>
              <w:bottom w:val="nil"/>
              <w:right w:val="nil"/>
            </w:tcBorders>
            <w:shd w:val="clear" w:color="auto" w:fill="auto"/>
            <w:hideMark/>
          </w:tcPr>
          <w:p w14:paraId="515B9986" w14:textId="77777777" w:rsidR="007555E9" w:rsidRPr="0043035B" w:rsidRDefault="007555E9" w:rsidP="00803E7C">
            <w:pPr>
              <w:spacing w:after="0"/>
              <w:jc w:val="center"/>
            </w:pPr>
            <w:r w:rsidRPr="00DA25FF">
              <w:t>43.58%</w:t>
            </w:r>
          </w:p>
        </w:tc>
      </w:tr>
      <w:tr w:rsidR="007555E9" w:rsidRPr="0043035B" w14:paraId="5C32F65E" w14:textId="77777777" w:rsidTr="00803E7C">
        <w:trPr>
          <w:trHeight w:val="144"/>
          <w:jc w:val="center"/>
        </w:trPr>
        <w:tc>
          <w:tcPr>
            <w:tcW w:w="2430" w:type="dxa"/>
            <w:vMerge/>
            <w:tcBorders>
              <w:top w:val="nil"/>
              <w:left w:val="nil"/>
              <w:bottom w:val="single" w:sz="4" w:space="0" w:color="000000"/>
              <w:right w:val="nil"/>
            </w:tcBorders>
            <w:vAlign w:val="center"/>
            <w:hideMark/>
          </w:tcPr>
          <w:p w14:paraId="0042EE5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2BEBF93" w14:textId="77777777" w:rsidR="007555E9" w:rsidRPr="0043035B" w:rsidRDefault="007555E9" w:rsidP="00803E7C">
            <w:pPr>
              <w:spacing w:after="0"/>
            </w:pPr>
            <w:r>
              <w:rPr>
                <w:color w:val="000000"/>
              </w:rPr>
              <w:t>The head is literate</w:t>
            </w:r>
          </w:p>
        </w:tc>
        <w:tc>
          <w:tcPr>
            <w:tcW w:w="0" w:type="auto"/>
            <w:tcBorders>
              <w:top w:val="nil"/>
              <w:left w:val="nil"/>
              <w:bottom w:val="nil"/>
              <w:right w:val="nil"/>
            </w:tcBorders>
            <w:shd w:val="clear" w:color="auto" w:fill="auto"/>
            <w:hideMark/>
          </w:tcPr>
          <w:p w14:paraId="0AC82BD2" w14:textId="77777777" w:rsidR="007555E9" w:rsidRPr="0043035B" w:rsidRDefault="007555E9" w:rsidP="00803E7C">
            <w:pPr>
              <w:spacing w:after="0"/>
              <w:jc w:val="center"/>
            </w:pPr>
            <w:r w:rsidRPr="00DA25FF">
              <w:t>217</w:t>
            </w:r>
          </w:p>
        </w:tc>
        <w:tc>
          <w:tcPr>
            <w:tcW w:w="0" w:type="auto"/>
            <w:tcBorders>
              <w:top w:val="nil"/>
              <w:left w:val="nil"/>
              <w:bottom w:val="nil"/>
              <w:right w:val="nil"/>
            </w:tcBorders>
            <w:shd w:val="clear" w:color="auto" w:fill="auto"/>
            <w:hideMark/>
          </w:tcPr>
          <w:p w14:paraId="3C45C8BE" w14:textId="77777777" w:rsidR="007555E9" w:rsidRPr="0043035B" w:rsidRDefault="007555E9" w:rsidP="00803E7C">
            <w:pPr>
              <w:spacing w:after="0"/>
              <w:jc w:val="center"/>
            </w:pPr>
            <w:r w:rsidRPr="00DA25FF">
              <w:t>19.62%</w:t>
            </w:r>
          </w:p>
        </w:tc>
      </w:tr>
      <w:tr w:rsidR="007555E9" w:rsidRPr="0043035B" w14:paraId="5006DCAE" w14:textId="77777777" w:rsidTr="00803E7C">
        <w:trPr>
          <w:trHeight w:val="144"/>
          <w:jc w:val="center"/>
        </w:trPr>
        <w:tc>
          <w:tcPr>
            <w:tcW w:w="2430" w:type="dxa"/>
            <w:vMerge/>
            <w:tcBorders>
              <w:top w:val="nil"/>
              <w:left w:val="nil"/>
              <w:bottom w:val="single" w:sz="4" w:space="0" w:color="000000"/>
              <w:right w:val="nil"/>
            </w:tcBorders>
            <w:vAlign w:val="center"/>
            <w:hideMark/>
          </w:tcPr>
          <w:p w14:paraId="2A2249B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072DBF5" w14:textId="77777777" w:rsidR="007555E9" w:rsidRPr="0043035B" w:rsidRDefault="007555E9" w:rsidP="00803E7C">
            <w:pPr>
              <w:spacing w:after="0"/>
            </w:pPr>
            <w:r>
              <w:rPr>
                <w:color w:val="000000"/>
              </w:rPr>
              <w:t>The head has no education</w:t>
            </w:r>
          </w:p>
        </w:tc>
        <w:tc>
          <w:tcPr>
            <w:tcW w:w="0" w:type="auto"/>
            <w:tcBorders>
              <w:top w:val="nil"/>
              <w:left w:val="nil"/>
              <w:bottom w:val="nil"/>
              <w:right w:val="nil"/>
            </w:tcBorders>
            <w:shd w:val="clear" w:color="auto" w:fill="auto"/>
            <w:hideMark/>
          </w:tcPr>
          <w:p w14:paraId="516CFDC0" w14:textId="77777777" w:rsidR="007555E9" w:rsidRPr="0043035B" w:rsidRDefault="007555E9" w:rsidP="00803E7C">
            <w:pPr>
              <w:spacing w:after="0"/>
              <w:jc w:val="center"/>
            </w:pPr>
            <w:r w:rsidRPr="00DA25FF">
              <w:t>708</w:t>
            </w:r>
          </w:p>
        </w:tc>
        <w:tc>
          <w:tcPr>
            <w:tcW w:w="0" w:type="auto"/>
            <w:tcBorders>
              <w:top w:val="nil"/>
              <w:left w:val="nil"/>
              <w:bottom w:val="nil"/>
              <w:right w:val="nil"/>
            </w:tcBorders>
            <w:shd w:val="clear" w:color="auto" w:fill="auto"/>
            <w:hideMark/>
          </w:tcPr>
          <w:p w14:paraId="5D4F8DFC" w14:textId="77777777" w:rsidR="007555E9" w:rsidRPr="0043035B" w:rsidRDefault="007555E9" w:rsidP="00803E7C">
            <w:pPr>
              <w:spacing w:after="0"/>
              <w:jc w:val="center"/>
            </w:pPr>
            <w:r w:rsidRPr="00DA25FF">
              <w:t>64.01%</w:t>
            </w:r>
          </w:p>
        </w:tc>
      </w:tr>
      <w:tr w:rsidR="007555E9" w:rsidRPr="0043035B" w14:paraId="14F916CD" w14:textId="77777777" w:rsidTr="00803E7C">
        <w:trPr>
          <w:trHeight w:val="144"/>
          <w:jc w:val="center"/>
        </w:trPr>
        <w:tc>
          <w:tcPr>
            <w:tcW w:w="2430" w:type="dxa"/>
            <w:vMerge/>
            <w:tcBorders>
              <w:top w:val="nil"/>
              <w:left w:val="nil"/>
              <w:bottom w:val="single" w:sz="4" w:space="0" w:color="000000"/>
              <w:right w:val="nil"/>
            </w:tcBorders>
            <w:vAlign w:val="center"/>
            <w:hideMark/>
          </w:tcPr>
          <w:p w14:paraId="324CDAC6"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971B66B" w14:textId="77777777" w:rsidR="007555E9" w:rsidRPr="0043035B" w:rsidRDefault="007555E9" w:rsidP="00803E7C">
            <w:pPr>
              <w:spacing w:after="0"/>
            </w:pPr>
            <w:r>
              <w:rPr>
                <w:color w:val="000000"/>
              </w:rPr>
              <w:t>The head achieved basic education</w:t>
            </w:r>
          </w:p>
        </w:tc>
        <w:tc>
          <w:tcPr>
            <w:tcW w:w="0" w:type="auto"/>
            <w:tcBorders>
              <w:top w:val="nil"/>
              <w:left w:val="nil"/>
              <w:bottom w:val="nil"/>
              <w:right w:val="nil"/>
            </w:tcBorders>
            <w:shd w:val="clear" w:color="auto" w:fill="auto"/>
            <w:hideMark/>
          </w:tcPr>
          <w:p w14:paraId="2A701491" w14:textId="77777777" w:rsidR="007555E9" w:rsidRPr="0043035B" w:rsidRDefault="007555E9" w:rsidP="00803E7C">
            <w:pPr>
              <w:spacing w:after="0"/>
              <w:jc w:val="center"/>
            </w:pPr>
            <w:r w:rsidRPr="00DA25FF">
              <w:t>264</w:t>
            </w:r>
          </w:p>
        </w:tc>
        <w:tc>
          <w:tcPr>
            <w:tcW w:w="0" w:type="auto"/>
            <w:tcBorders>
              <w:top w:val="nil"/>
              <w:left w:val="nil"/>
              <w:bottom w:val="nil"/>
              <w:right w:val="nil"/>
            </w:tcBorders>
            <w:shd w:val="clear" w:color="auto" w:fill="auto"/>
            <w:hideMark/>
          </w:tcPr>
          <w:p w14:paraId="28D1D585" w14:textId="77777777" w:rsidR="007555E9" w:rsidRPr="0043035B" w:rsidRDefault="007555E9" w:rsidP="00803E7C">
            <w:pPr>
              <w:spacing w:after="0"/>
              <w:jc w:val="center"/>
            </w:pPr>
            <w:r w:rsidRPr="00DA25FF">
              <w:t>23.87%</w:t>
            </w:r>
          </w:p>
        </w:tc>
      </w:tr>
      <w:tr w:rsidR="007555E9" w:rsidRPr="0043035B" w14:paraId="199266F6" w14:textId="77777777" w:rsidTr="00803E7C">
        <w:trPr>
          <w:trHeight w:val="144"/>
          <w:jc w:val="center"/>
        </w:trPr>
        <w:tc>
          <w:tcPr>
            <w:tcW w:w="2430" w:type="dxa"/>
            <w:vMerge/>
            <w:tcBorders>
              <w:top w:val="nil"/>
              <w:left w:val="nil"/>
              <w:bottom w:val="single" w:sz="4" w:space="0" w:color="000000"/>
              <w:right w:val="nil"/>
            </w:tcBorders>
            <w:vAlign w:val="center"/>
            <w:hideMark/>
          </w:tcPr>
          <w:p w14:paraId="32EC74E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44D0E12" w14:textId="77777777" w:rsidR="007555E9" w:rsidRPr="0043035B" w:rsidRDefault="007555E9" w:rsidP="00803E7C">
            <w:pPr>
              <w:spacing w:after="0"/>
            </w:pPr>
            <w:r>
              <w:rPr>
                <w:color w:val="000000"/>
              </w:rPr>
              <w:t>The head achieved technic education</w:t>
            </w:r>
          </w:p>
        </w:tc>
        <w:tc>
          <w:tcPr>
            <w:tcW w:w="0" w:type="auto"/>
            <w:tcBorders>
              <w:top w:val="nil"/>
              <w:left w:val="nil"/>
              <w:bottom w:val="nil"/>
              <w:right w:val="nil"/>
            </w:tcBorders>
            <w:shd w:val="clear" w:color="auto" w:fill="auto"/>
            <w:hideMark/>
          </w:tcPr>
          <w:p w14:paraId="0B2187B5" w14:textId="77777777" w:rsidR="007555E9" w:rsidRPr="0043035B" w:rsidRDefault="007555E9" w:rsidP="00803E7C">
            <w:pPr>
              <w:spacing w:after="0"/>
              <w:jc w:val="center"/>
            </w:pPr>
            <w:r w:rsidRPr="00DA25FF">
              <w:t>53</w:t>
            </w:r>
          </w:p>
        </w:tc>
        <w:tc>
          <w:tcPr>
            <w:tcW w:w="0" w:type="auto"/>
            <w:tcBorders>
              <w:top w:val="nil"/>
              <w:left w:val="nil"/>
              <w:bottom w:val="nil"/>
              <w:right w:val="nil"/>
            </w:tcBorders>
            <w:shd w:val="clear" w:color="auto" w:fill="auto"/>
            <w:hideMark/>
          </w:tcPr>
          <w:p w14:paraId="205FE2F4" w14:textId="77777777" w:rsidR="007555E9" w:rsidRPr="0043035B" w:rsidRDefault="007555E9" w:rsidP="00803E7C">
            <w:pPr>
              <w:spacing w:after="0"/>
              <w:jc w:val="center"/>
            </w:pPr>
            <w:r w:rsidRPr="00DA25FF">
              <w:t>4.79%</w:t>
            </w:r>
          </w:p>
        </w:tc>
      </w:tr>
      <w:tr w:rsidR="007555E9" w:rsidRPr="0043035B" w14:paraId="7C81F5BC" w14:textId="77777777" w:rsidTr="00803E7C">
        <w:trPr>
          <w:trHeight w:val="144"/>
          <w:jc w:val="center"/>
        </w:trPr>
        <w:tc>
          <w:tcPr>
            <w:tcW w:w="2430" w:type="dxa"/>
            <w:vMerge/>
            <w:tcBorders>
              <w:top w:val="nil"/>
              <w:left w:val="nil"/>
              <w:bottom w:val="single" w:sz="4" w:space="0" w:color="000000"/>
              <w:right w:val="nil"/>
            </w:tcBorders>
            <w:vAlign w:val="center"/>
            <w:hideMark/>
          </w:tcPr>
          <w:p w14:paraId="2084A750"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C136787" w14:textId="77777777" w:rsidR="007555E9" w:rsidRPr="0043035B" w:rsidRDefault="007555E9" w:rsidP="00803E7C">
            <w:pPr>
              <w:spacing w:after="0"/>
            </w:pPr>
            <w:r>
              <w:rPr>
                <w:color w:val="000000"/>
              </w:rPr>
              <w:t>The head achieved college education</w:t>
            </w:r>
          </w:p>
        </w:tc>
        <w:tc>
          <w:tcPr>
            <w:tcW w:w="0" w:type="auto"/>
            <w:tcBorders>
              <w:top w:val="nil"/>
              <w:left w:val="nil"/>
              <w:bottom w:val="nil"/>
              <w:right w:val="nil"/>
            </w:tcBorders>
            <w:shd w:val="clear" w:color="auto" w:fill="auto"/>
            <w:hideMark/>
          </w:tcPr>
          <w:p w14:paraId="2F777A1D" w14:textId="77777777" w:rsidR="007555E9" w:rsidRPr="0043035B" w:rsidRDefault="007555E9" w:rsidP="00803E7C">
            <w:pPr>
              <w:spacing w:after="0"/>
              <w:jc w:val="center"/>
            </w:pPr>
            <w:r w:rsidRPr="00DA25FF">
              <w:t>51</w:t>
            </w:r>
          </w:p>
        </w:tc>
        <w:tc>
          <w:tcPr>
            <w:tcW w:w="0" w:type="auto"/>
            <w:tcBorders>
              <w:top w:val="nil"/>
              <w:left w:val="nil"/>
              <w:bottom w:val="nil"/>
              <w:right w:val="nil"/>
            </w:tcBorders>
            <w:shd w:val="clear" w:color="auto" w:fill="auto"/>
            <w:hideMark/>
          </w:tcPr>
          <w:p w14:paraId="15947CBC" w14:textId="77777777" w:rsidR="007555E9" w:rsidRPr="0043035B" w:rsidRDefault="007555E9" w:rsidP="00803E7C">
            <w:pPr>
              <w:spacing w:after="0"/>
              <w:jc w:val="center"/>
            </w:pPr>
            <w:r w:rsidRPr="00DA25FF">
              <w:t>4.61%</w:t>
            </w:r>
          </w:p>
        </w:tc>
      </w:tr>
      <w:tr w:rsidR="007555E9" w:rsidRPr="0043035B" w14:paraId="31C9B612" w14:textId="77777777" w:rsidTr="00803E7C">
        <w:trPr>
          <w:trHeight w:val="144"/>
          <w:jc w:val="center"/>
        </w:trPr>
        <w:tc>
          <w:tcPr>
            <w:tcW w:w="2430" w:type="dxa"/>
            <w:vMerge/>
            <w:tcBorders>
              <w:top w:val="nil"/>
              <w:left w:val="nil"/>
              <w:bottom w:val="single" w:sz="4" w:space="0" w:color="000000"/>
              <w:right w:val="nil"/>
            </w:tcBorders>
            <w:vAlign w:val="center"/>
            <w:hideMark/>
          </w:tcPr>
          <w:p w14:paraId="20BD2B67"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36DCDF" w14:textId="77777777" w:rsidR="007555E9" w:rsidRPr="0043035B" w:rsidRDefault="007555E9" w:rsidP="00803E7C">
            <w:pPr>
              <w:spacing w:after="0"/>
            </w:pPr>
            <w:r>
              <w:rPr>
                <w:color w:val="000000"/>
              </w:rPr>
              <w:t>The head achieved pos-graduate education</w:t>
            </w:r>
          </w:p>
        </w:tc>
        <w:tc>
          <w:tcPr>
            <w:tcW w:w="0" w:type="auto"/>
            <w:tcBorders>
              <w:top w:val="nil"/>
              <w:left w:val="nil"/>
              <w:bottom w:val="nil"/>
              <w:right w:val="nil"/>
            </w:tcBorders>
            <w:shd w:val="clear" w:color="auto" w:fill="auto"/>
            <w:hideMark/>
          </w:tcPr>
          <w:p w14:paraId="17C4114F" w14:textId="77777777" w:rsidR="007555E9" w:rsidRPr="0043035B" w:rsidRDefault="007555E9" w:rsidP="00803E7C">
            <w:pPr>
              <w:spacing w:after="0"/>
              <w:jc w:val="center"/>
            </w:pPr>
            <w:r w:rsidRPr="00DA25FF">
              <w:t>30</w:t>
            </w:r>
          </w:p>
        </w:tc>
        <w:tc>
          <w:tcPr>
            <w:tcW w:w="0" w:type="auto"/>
            <w:tcBorders>
              <w:top w:val="nil"/>
              <w:left w:val="nil"/>
              <w:bottom w:val="nil"/>
              <w:right w:val="nil"/>
            </w:tcBorders>
            <w:shd w:val="clear" w:color="auto" w:fill="auto"/>
            <w:hideMark/>
          </w:tcPr>
          <w:p w14:paraId="57D8C350" w14:textId="77777777" w:rsidR="007555E9" w:rsidRPr="0043035B" w:rsidRDefault="007555E9" w:rsidP="00803E7C">
            <w:pPr>
              <w:spacing w:after="0"/>
              <w:jc w:val="center"/>
            </w:pPr>
            <w:r w:rsidRPr="00DA25FF">
              <w:t>2.71%</w:t>
            </w:r>
          </w:p>
        </w:tc>
      </w:tr>
      <w:tr w:rsidR="007555E9" w:rsidRPr="0043035B" w14:paraId="3E5414AA" w14:textId="77777777" w:rsidTr="00803E7C">
        <w:trPr>
          <w:trHeight w:val="144"/>
          <w:jc w:val="center"/>
        </w:trPr>
        <w:tc>
          <w:tcPr>
            <w:tcW w:w="2430" w:type="dxa"/>
            <w:vMerge/>
            <w:tcBorders>
              <w:top w:val="nil"/>
              <w:left w:val="nil"/>
              <w:bottom w:val="single" w:sz="4" w:space="0" w:color="000000"/>
              <w:right w:val="nil"/>
            </w:tcBorders>
            <w:vAlign w:val="center"/>
            <w:hideMark/>
          </w:tcPr>
          <w:p w14:paraId="225A9A7F"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8E5B855" w14:textId="77777777" w:rsidR="007555E9" w:rsidRPr="0043035B" w:rsidRDefault="007555E9" w:rsidP="00803E7C">
            <w:pPr>
              <w:spacing w:after="0"/>
            </w:pPr>
            <w:r>
              <w:rPr>
                <w:color w:val="000000"/>
              </w:rPr>
              <w:t>The head is a young adult (17 to 35 years)</w:t>
            </w:r>
          </w:p>
        </w:tc>
        <w:tc>
          <w:tcPr>
            <w:tcW w:w="0" w:type="auto"/>
            <w:tcBorders>
              <w:top w:val="nil"/>
              <w:left w:val="nil"/>
              <w:bottom w:val="nil"/>
              <w:right w:val="nil"/>
            </w:tcBorders>
            <w:shd w:val="clear" w:color="auto" w:fill="auto"/>
            <w:vAlign w:val="bottom"/>
            <w:hideMark/>
          </w:tcPr>
          <w:p w14:paraId="6FDD3F36" w14:textId="77777777" w:rsidR="007555E9" w:rsidRPr="0043035B" w:rsidRDefault="007555E9" w:rsidP="00803E7C">
            <w:pPr>
              <w:spacing w:after="0"/>
              <w:jc w:val="center"/>
            </w:pPr>
            <w:r>
              <w:rPr>
                <w:color w:val="000000"/>
              </w:rPr>
              <w:t>103</w:t>
            </w:r>
          </w:p>
        </w:tc>
        <w:tc>
          <w:tcPr>
            <w:tcW w:w="0" w:type="auto"/>
            <w:tcBorders>
              <w:top w:val="nil"/>
              <w:left w:val="nil"/>
              <w:bottom w:val="nil"/>
              <w:right w:val="nil"/>
            </w:tcBorders>
            <w:shd w:val="clear" w:color="auto" w:fill="auto"/>
            <w:vAlign w:val="bottom"/>
            <w:hideMark/>
          </w:tcPr>
          <w:p w14:paraId="15CEEC83" w14:textId="77777777" w:rsidR="007555E9" w:rsidRPr="0043035B" w:rsidRDefault="007555E9" w:rsidP="00803E7C">
            <w:pPr>
              <w:spacing w:after="0"/>
              <w:jc w:val="center"/>
            </w:pPr>
            <w:r>
              <w:rPr>
                <w:color w:val="000000"/>
              </w:rPr>
              <w:t>9.31%</w:t>
            </w:r>
          </w:p>
        </w:tc>
      </w:tr>
      <w:tr w:rsidR="007555E9" w:rsidRPr="0043035B" w14:paraId="4B72C940" w14:textId="77777777" w:rsidTr="00803E7C">
        <w:trPr>
          <w:trHeight w:val="144"/>
          <w:jc w:val="center"/>
        </w:trPr>
        <w:tc>
          <w:tcPr>
            <w:tcW w:w="2430" w:type="dxa"/>
            <w:vMerge/>
            <w:tcBorders>
              <w:top w:val="nil"/>
              <w:left w:val="nil"/>
              <w:bottom w:val="single" w:sz="4" w:space="0" w:color="000000"/>
              <w:right w:val="nil"/>
            </w:tcBorders>
            <w:vAlign w:val="center"/>
            <w:hideMark/>
          </w:tcPr>
          <w:p w14:paraId="3AA984A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525AFA" w14:textId="77777777" w:rsidR="007555E9" w:rsidRPr="0043035B" w:rsidRDefault="007555E9" w:rsidP="00803E7C">
            <w:pPr>
              <w:spacing w:after="0"/>
            </w:pPr>
            <w:r>
              <w:rPr>
                <w:color w:val="000000"/>
              </w:rPr>
              <w:t>The head is an adult (36 to 50 years)</w:t>
            </w:r>
          </w:p>
        </w:tc>
        <w:tc>
          <w:tcPr>
            <w:tcW w:w="0" w:type="auto"/>
            <w:tcBorders>
              <w:top w:val="nil"/>
              <w:left w:val="nil"/>
              <w:bottom w:val="nil"/>
              <w:right w:val="nil"/>
            </w:tcBorders>
            <w:shd w:val="clear" w:color="auto" w:fill="auto"/>
            <w:vAlign w:val="bottom"/>
            <w:hideMark/>
          </w:tcPr>
          <w:p w14:paraId="3678E2AA" w14:textId="77777777" w:rsidR="007555E9" w:rsidRPr="0043035B" w:rsidRDefault="007555E9" w:rsidP="00803E7C">
            <w:pPr>
              <w:spacing w:after="0"/>
              <w:jc w:val="center"/>
            </w:pPr>
            <w:r>
              <w:rPr>
                <w:color w:val="000000"/>
              </w:rPr>
              <w:t>316</w:t>
            </w:r>
          </w:p>
        </w:tc>
        <w:tc>
          <w:tcPr>
            <w:tcW w:w="0" w:type="auto"/>
            <w:tcBorders>
              <w:top w:val="nil"/>
              <w:left w:val="nil"/>
              <w:bottom w:val="nil"/>
              <w:right w:val="nil"/>
            </w:tcBorders>
            <w:shd w:val="clear" w:color="auto" w:fill="auto"/>
            <w:vAlign w:val="bottom"/>
            <w:hideMark/>
          </w:tcPr>
          <w:p w14:paraId="569C764A" w14:textId="77777777" w:rsidR="007555E9" w:rsidRPr="0043035B" w:rsidRDefault="007555E9" w:rsidP="00803E7C">
            <w:pPr>
              <w:spacing w:after="0"/>
              <w:jc w:val="center"/>
            </w:pPr>
            <w:r>
              <w:rPr>
                <w:color w:val="000000"/>
              </w:rPr>
              <w:t>28.57%</w:t>
            </w:r>
          </w:p>
        </w:tc>
      </w:tr>
      <w:tr w:rsidR="007555E9" w:rsidRPr="0043035B" w14:paraId="5C0A1E1A" w14:textId="77777777" w:rsidTr="00803E7C">
        <w:trPr>
          <w:trHeight w:val="144"/>
          <w:jc w:val="center"/>
        </w:trPr>
        <w:tc>
          <w:tcPr>
            <w:tcW w:w="2430" w:type="dxa"/>
            <w:vMerge/>
            <w:tcBorders>
              <w:top w:val="nil"/>
              <w:left w:val="nil"/>
              <w:bottom w:val="single" w:sz="4" w:space="0" w:color="000000"/>
              <w:right w:val="nil"/>
            </w:tcBorders>
            <w:vAlign w:val="center"/>
            <w:hideMark/>
          </w:tcPr>
          <w:p w14:paraId="0D9F8A5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C8A3F1C" w14:textId="77777777" w:rsidR="007555E9" w:rsidRPr="0043035B" w:rsidRDefault="007555E9" w:rsidP="00803E7C">
            <w:pPr>
              <w:spacing w:after="0"/>
            </w:pPr>
            <w:r>
              <w:rPr>
                <w:color w:val="000000"/>
              </w:rPr>
              <w:t>The head is an old adult (51 to 65 years)</w:t>
            </w:r>
          </w:p>
        </w:tc>
        <w:tc>
          <w:tcPr>
            <w:tcW w:w="0" w:type="auto"/>
            <w:tcBorders>
              <w:top w:val="nil"/>
              <w:left w:val="nil"/>
              <w:bottom w:val="nil"/>
              <w:right w:val="nil"/>
            </w:tcBorders>
            <w:shd w:val="clear" w:color="auto" w:fill="auto"/>
            <w:vAlign w:val="bottom"/>
            <w:hideMark/>
          </w:tcPr>
          <w:p w14:paraId="1EA3EE6A" w14:textId="77777777" w:rsidR="007555E9" w:rsidRPr="0043035B" w:rsidRDefault="007555E9" w:rsidP="00803E7C">
            <w:pPr>
              <w:spacing w:after="0"/>
              <w:jc w:val="center"/>
            </w:pPr>
            <w:r>
              <w:rPr>
                <w:color w:val="000000"/>
              </w:rPr>
              <w:t>361</w:t>
            </w:r>
          </w:p>
        </w:tc>
        <w:tc>
          <w:tcPr>
            <w:tcW w:w="0" w:type="auto"/>
            <w:tcBorders>
              <w:top w:val="nil"/>
              <w:left w:val="nil"/>
              <w:bottom w:val="nil"/>
              <w:right w:val="nil"/>
            </w:tcBorders>
            <w:shd w:val="clear" w:color="auto" w:fill="auto"/>
            <w:vAlign w:val="bottom"/>
            <w:hideMark/>
          </w:tcPr>
          <w:p w14:paraId="11FE18CD" w14:textId="77777777" w:rsidR="007555E9" w:rsidRPr="0043035B" w:rsidRDefault="007555E9" w:rsidP="00803E7C">
            <w:pPr>
              <w:spacing w:after="0"/>
              <w:jc w:val="center"/>
            </w:pPr>
            <w:r>
              <w:rPr>
                <w:color w:val="000000"/>
              </w:rPr>
              <w:t>32.64%</w:t>
            </w:r>
          </w:p>
        </w:tc>
      </w:tr>
      <w:tr w:rsidR="007555E9" w:rsidRPr="0043035B" w14:paraId="18274E45" w14:textId="77777777" w:rsidTr="00803E7C">
        <w:trPr>
          <w:trHeight w:val="144"/>
          <w:jc w:val="center"/>
        </w:trPr>
        <w:tc>
          <w:tcPr>
            <w:tcW w:w="2430" w:type="dxa"/>
            <w:vMerge/>
            <w:tcBorders>
              <w:top w:val="nil"/>
              <w:left w:val="nil"/>
              <w:bottom w:val="single" w:sz="4" w:space="0" w:color="000000"/>
              <w:right w:val="nil"/>
            </w:tcBorders>
            <w:vAlign w:val="center"/>
            <w:hideMark/>
          </w:tcPr>
          <w:p w14:paraId="0B31BD0A"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vAlign w:val="center"/>
            <w:hideMark/>
          </w:tcPr>
          <w:p w14:paraId="0E2DEA33" w14:textId="77777777" w:rsidR="007555E9" w:rsidRPr="0043035B" w:rsidRDefault="007555E9" w:rsidP="00803E7C">
            <w:pPr>
              <w:spacing w:after="0"/>
            </w:pPr>
            <w:r>
              <w:rPr>
                <w:color w:val="000000"/>
              </w:rPr>
              <w:t>The head is old (more than 66 years)</w:t>
            </w:r>
          </w:p>
        </w:tc>
        <w:tc>
          <w:tcPr>
            <w:tcW w:w="0" w:type="auto"/>
            <w:tcBorders>
              <w:top w:val="nil"/>
              <w:left w:val="nil"/>
              <w:bottom w:val="single" w:sz="4" w:space="0" w:color="auto"/>
              <w:right w:val="nil"/>
            </w:tcBorders>
            <w:shd w:val="clear" w:color="auto" w:fill="auto"/>
            <w:vAlign w:val="bottom"/>
            <w:hideMark/>
          </w:tcPr>
          <w:p w14:paraId="127E5789" w14:textId="77777777" w:rsidR="007555E9" w:rsidRPr="0043035B" w:rsidRDefault="007555E9" w:rsidP="00803E7C">
            <w:pPr>
              <w:spacing w:after="0"/>
              <w:jc w:val="center"/>
            </w:pPr>
            <w:r>
              <w:rPr>
                <w:color w:val="000000"/>
              </w:rPr>
              <w:t>326</w:t>
            </w:r>
          </w:p>
        </w:tc>
        <w:tc>
          <w:tcPr>
            <w:tcW w:w="0" w:type="auto"/>
            <w:tcBorders>
              <w:top w:val="nil"/>
              <w:left w:val="nil"/>
              <w:bottom w:val="single" w:sz="4" w:space="0" w:color="auto"/>
              <w:right w:val="nil"/>
            </w:tcBorders>
            <w:shd w:val="clear" w:color="auto" w:fill="auto"/>
            <w:vAlign w:val="bottom"/>
            <w:hideMark/>
          </w:tcPr>
          <w:p w14:paraId="13F0CE4E" w14:textId="77777777" w:rsidR="007555E9" w:rsidRPr="0043035B" w:rsidRDefault="007555E9" w:rsidP="00803E7C">
            <w:pPr>
              <w:spacing w:after="0"/>
              <w:jc w:val="center"/>
            </w:pPr>
            <w:r>
              <w:rPr>
                <w:color w:val="000000"/>
              </w:rPr>
              <w:t>29.48%</w:t>
            </w:r>
          </w:p>
        </w:tc>
      </w:tr>
      <w:tr w:rsidR="007555E9" w:rsidRPr="0043035B" w14:paraId="70D197B9"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36F26EEE" w14:textId="77777777" w:rsidR="007555E9" w:rsidRDefault="007555E9" w:rsidP="00803E7C">
            <w:pPr>
              <w:spacing w:after="0"/>
            </w:pPr>
            <w:r w:rsidRPr="0043035B">
              <w:t>Health</w:t>
            </w:r>
            <w:r>
              <w:t xml:space="preserve"> and insurance</w:t>
            </w:r>
          </w:p>
          <w:p w14:paraId="0D966D57" w14:textId="77777777" w:rsidR="007555E9" w:rsidRPr="0043035B" w:rsidRDefault="007555E9" w:rsidP="00803E7C">
            <w:pPr>
              <w:spacing w:after="0"/>
            </w:pPr>
            <w:r>
              <w:t>(for household members)</w:t>
            </w:r>
          </w:p>
        </w:tc>
        <w:tc>
          <w:tcPr>
            <w:tcW w:w="4476" w:type="dxa"/>
            <w:tcBorders>
              <w:top w:val="nil"/>
              <w:left w:val="nil"/>
              <w:bottom w:val="nil"/>
              <w:right w:val="nil"/>
            </w:tcBorders>
            <w:shd w:val="clear" w:color="auto" w:fill="auto"/>
            <w:vAlign w:val="center"/>
            <w:hideMark/>
          </w:tcPr>
          <w:p w14:paraId="5EED6404" w14:textId="77777777" w:rsidR="007555E9" w:rsidRPr="0043035B" w:rsidRDefault="007555E9" w:rsidP="00803E7C">
            <w:pPr>
              <w:spacing w:after="0"/>
            </w:pPr>
            <w:r>
              <w:t>Illness (last month)</w:t>
            </w:r>
          </w:p>
        </w:tc>
        <w:tc>
          <w:tcPr>
            <w:tcW w:w="0" w:type="auto"/>
            <w:tcBorders>
              <w:top w:val="nil"/>
              <w:left w:val="nil"/>
              <w:bottom w:val="nil"/>
              <w:right w:val="nil"/>
            </w:tcBorders>
            <w:shd w:val="clear" w:color="auto" w:fill="auto"/>
            <w:vAlign w:val="bottom"/>
            <w:hideMark/>
          </w:tcPr>
          <w:p w14:paraId="5422DD3F" w14:textId="77777777" w:rsidR="007555E9" w:rsidRPr="0043035B" w:rsidRDefault="007555E9" w:rsidP="00803E7C">
            <w:pPr>
              <w:spacing w:after="0"/>
              <w:jc w:val="center"/>
            </w:pPr>
            <w:r>
              <w:rPr>
                <w:color w:val="000000"/>
              </w:rPr>
              <w:t>1082</w:t>
            </w:r>
          </w:p>
        </w:tc>
        <w:tc>
          <w:tcPr>
            <w:tcW w:w="0" w:type="auto"/>
            <w:tcBorders>
              <w:top w:val="nil"/>
              <w:left w:val="nil"/>
              <w:bottom w:val="nil"/>
              <w:right w:val="nil"/>
            </w:tcBorders>
            <w:shd w:val="clear" w:color="auto" w:fill="auto"/>
            <w:vAlign w:val="bottom"/>
            <w:hideMark/>
          </w:tcPr>
          <w:p w14:paraId="588E9406" w14:textId="77777777" w:rsidR="007555E9" w:rsidRPr="0043035B" w:rsidRDefault="007555E9" w:rsidP="00803E7C">
            <w:pPr>
              <w:spacing w:after="0"/>
              <w:jc w:val="center"/>
            </w:pPr>
            <w:r>
              <w:rPr>
                <w:color w:val="000000"/>
              </w:rPr>
              <w:t>97.83%</w:t>
            </w:r>
          </w:p>
        </w:tc>
      </w:tr>
      <w:tr w:rsidR="007555E9" w:rsidRPr="0043035B" w14:paraId="1107E63C" w14:textId="77777777" w:rsidTr="00803E7C">
        <w:trPr>
          <w:trHeight w:val="144"/>
          <w:jc w:val="center"/>
        </w:trPr>
        <w:tc>
          <w:tcPr>
            <w:tcW w:w="2430" w:type="dxa"/>
            <w:vMerge/>
            <w:tcBorders>
              <w:left w:val="nil"/>
              <w:right w:val="nil"/>
            </w:tcBorders>
            <w:vAlign w:val="center"/>
            <w:hideMark/>
          </w:tcPr>
          <w:p w14:paraId="33B6837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BDEAF1E" w14:textId="77777777" w:rsidR="007555E9" w:rsidRPr="0043035B" w:rsidRDefault="007555E9" w:rsidP="00803E7C">
            <w:pPr>
              <w:spacing w:after="0"/>
            </w:pPr>
            <w:r>
              <w:t>Accident (last month)</w:t>
            </w:r>
          </w:p>
        </w:tc>
        <w:tc>
          <w:tcPr>
            <w:tcW w:w="0" w:type="auto"/>
            <w:tcBorders>
              <w:top w:val="nil"/>
              <w:left w:val="nil"/>
              <w:bottom w:val="nil"/>
              <w:right w:val="nil"/>
            </w:tcBorders>
            <w:shd w:val="clear" w:color="auto" w:fill="auto"/>
            <w:vAlign w:val="bottom"/>
            <w:hideMark/>
          </w:tcPr>
          <w:p w14:paraId="28F0FCE6" w14:textId="77777777" w:rsidR="007555E9" w:rsidRPr="0043035B" w:rsidRDefault="007555E9" w:rsidP="00803E7C">
            <w:pPr>
              <w:spacing w:after="0"/>
              <w:jc w:val="center"/>
            </w:pPr>
            <w:r>
              <w:rPr>
                <w:color w:val="000000"/>
              </w:rPr>
              <w:t>247</w:t>
            </w:r>
          </w:p>
        </w:tc>
        <w:tc>
          <w:tcPr>
            <w:tcW w:w="0" w:type="auto"/>
            <w:tcBorders>
              <w:top w:val="nil"/>
              <w:left w:val="nil"/>
              <w:bottom w:val="nil"/>
              <w:right w:val="nil"/>
            </w:tcBorders>
            <w:shd w:val="clear" w:color="auto" w:fill="auto"/>
            <w:vAlign w:val="bottom"/>
            <w:hideMark/>
          </w:tcPr>
          <w:p w14:paraId="4022C5B7" w14:textId="77777777" w:rsidR="007555E9" w:rsidRPr="0043035B" w:rsidRDefault="007555E9" w:rsidP="00803E7C">
            <w:pPr>
              <w:spacing w:after="0"/>
              <w:jc w:val="center"/>
            </w:pPr>
            <w:r>
              <w:rPr>
                <w:color w:val="000000"/>
              </w:rPr>
              <w:t>22.33%</w:t>
            </w:r>
          </w:p>
        </w:tc>
      </w:tr>
      <w:tr w:rsidR="007555E9" w:rsidRPr="0043035B" w14:paraId="56FB662C" w14:textId="77777777" w:rsidTr="00803E7C">
        <w:trPr>
          <w:trHeight w:val="144"/>
          <w:jc w:val="center"/>
        </w:trPr>
        <w:tc>
          <w:tcPr>
            <w:tcW w:w="2430" w:type="dxa"/>
            <w:vMerge/>
            <w:tcBorders>
              <w:left w:val="nil"/>
              <w:right w:val="nil"/>
            </w:tcBorders>
            <w:vAlign w:val="center"/>
            <w:hideMark/>
          </w:tcPr>
          <w:p w14:paraId="77183CB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7DE767F" w14:textId="77777777" w:rsidR="007555E9" w:rsidRPr="0043035B" w:rsidRDefault="007555E9" w:rsidP="00803E7C">
            <w:pPr>
              <w:spacing w:after="0"/>
            </w:pPr>
            <w:r>
              <w:t>Healthy (last month)</w:t>
            </w:r>
          </w:p>
        </w:tc>
        <w:tc>
          <w:tcPr>
            <w:tcW w:w="0" w:type="auto"/>
            <w:tcBorders>
              <w:top w:val="nil"/>
              <w:left w:val="nil"/>
              <w:bottom w:val="nil"/>
              <w:right w:val="nil"/>
            </w:tcBorders>
            <w:shd w:val="clear" w:color="auto" w:fill="auto"/>
            <w:vAlign w:val="bottom"/>
            <w:hideMark/>
          </w:tcPr>
          <w:p w14:paraId="2C74D88E" w14:textId="77777777" w:rsidR="007555E9" w:rsidRPr="0043035B" w:rsidRDefault="007555E9" w:rsidP="00803E7C">
            <w:pPr>
              <w:spacing w:after="0"/>
              <w:jc w:val="center"/>
            </w:pPr>
            <w:r>
              <w:rPr>
                <w:color w:val="000000"/>
              </w:rPr>
              <w:t>305</w:t>
            </w:r>
          </w:p>
        </w:tc>
        <w:tc>
          <w:tcPr>
            <w:tcW w:w="0" w:type="auto"/>
            <w:tcBorders>
              <w:top w:val="nil"/>
              <w:left w:val="nil"/>
              <w:bottom w:val="nil"/>
              <w:right w:val="nil"/>
            </w:tcBorders>
            <w:shd w:val="clear" w:color="auto" w:fill="auto"/>
            <w:vAlign w:val="bottom"/>
            <w:hideMark/>
          </w:tcPr>
          <w:p w14:paraId="19A48127" w14:textId="77777777" w:rsidR="007555E9" w:rsidRPr="0043035B" w:rsidRDefault="007555E9" w:rsidP="00803E7C">
            <w:pPr>
              <w:spacing w:after="0"/>
              <w:jc w:val="center"/>
            </w:pPr>
            <w:r>
              <w:rPr>
                <w:color w:val="000000"/>
              </w:rPr>
              <w:t>27.58%</w:t>
            </w:r>
          </w:p>
        </w:tc>
      </w:tr>
      <w:tr w:rsidR="007555E9" w:rsidRPr="0043035B" w14:paraId="34EC61D9" w14:textId="77777777" w:rsidTr="00803E7C">
        <w:trPr>
          <w:trHeight w:val="144"/>
          <w:jc w:val="center"/>
        </w:trPr>
        <w:tc>
          <w:tcPr>
            <w:tcW w:w="2430" w:type="dxa"/>
            <w:vMerge/>
            <w:tcBorders>
              <w:left w:val="nil"/>
              <w:right w:val="nil"/>
            </w:tcBorders>
            <w:vAlign w:val="center"/>
            <w:hideMark/>
          </w:tcPr>
          <w:p w14:paraId="058B77E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282E108" w14:textId="77777777" w:rsidR="007555E9" w:rsidRPr="0043035B" w:rsidRDefault="007555E9" w:rsidP="00803E7C">
            <w:pPr>
              <w:spacing w:after="0"/>
            </w:pPr>
            <w:r>
              <w:t>Chronic illness</w:t>
            </w:r>
          </w:p>
        </w:tc>
        <w:tc>
          <w:tcPr>
            <w:tcW w:w="0" w:type="auto"/>
            <w:tcBorders>
              <w:top w:val="nil"/>
              <w:left w:val="nil"/>
              <w:right w:val="nil"/>
            </w:tcBorders>
            <w:shd w:val="clear" w:color="auto" w:fill="auto"/>
            <w:vAlign w:val="bottom"/>
            <w:hideMark/>
          </w:tcPr>
          <w:p w14:paraId="01FFD823" w14:textId="77777777" w:rsidR="007555E9" w:rsidRPr="0043035B" w:rsidRDefault="007555E9" w:rsidP="00803E7C">
            <w:pPr>
              <w:spacing w:after="0"/>
              <w:jc w:val="center"/>
            </w:pPr>
            <w:r>
              <w:rPr>
                <w:color w:val="000000"/>
              </w:rPr>
              <w:t>968</w:t>
            </w:r>
          </w:p>
        </w:tc>
        <w:tc>
          <w:tcPr>
            <w:tcW w:w="0" w:type="auto"/>
            <w:tcBorders>
              <w:top w:val="nil"/>
              <w:left w:val="nil"/>
              <w:right w:val="nil"/>
            </w:tcBorders>
            <w:shd w:val="clear" w:color="auto" w:fill="auto"/>
            <w:vAlign w:val="bottom"/>
            <w:hideMark/>
          </w:tcPr>
          <w:p w14:paraId="4F135D3A" w14:textId="77777777" w:rsidR="007555E9" w:rsidRPr="0043035B" w:rsidRDefault="007555E9" w:rsidP="00803E7C">
            <w:pPr>
              <w:spacing w:after="0"/>
              <w:jc w:val="center"/>
            </w:pPr>
            <w:r>
              <w:rPr>
                <w:color w:val="000000"/>
              </w:rPr>
              <w:t>87.52%</w:t>
            </w:r>
          </w:p>
        </w:tc>
      </w:tr>
      <w:tr w:rsidR="007555E9" w:rsidRPr="0043035B" w14:paraId="04DE7660" w14:textId="77777777" w:rsidTr="00803E7C">
        <w:trPr>
          <w:trHeight w:val="144"/>
          <w:jc w:val="center"/>
        </w:trPr>
        <w:tc>
          <w:tcPr>
            <w:tcW w:w="2430" w:type="dxa"/>
            <w:vMerge/>
            <w:tcBorders>
              <w:left w:val="nil"/>
              <w:right w:val="nil"/>
            </w:tcBorders>
            <w:vAlign w:val="center"/>
            <w:hideMark/>
          </w:tcPr>
          <w:p w14:paraId="6B72A24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27C7DBC7" w14:textId="77777777" w:rsidR="007555E9" w:rsidRPr="0043035B" w:rsidRDefault="007555E9" w:rsidP="00803E7C">
            <w:pPr>
              <w:spacing w:after="0"/>
            </w:pPr>
            <w:r>
              <w:t>M</w:t>
            </w:r>
            <w:r w:rsidRPr="0043035B">
              <w:t xml:space="preserve">edical </w:t>
            </w:r>
            <w:r>
              <w:t>intervention</w:t>
            </w:r>
            <w:r w:rsidRPr="0043035B">
              <w:t xml:space="preserve"> </w:t>
            </w:r>
            <w:r>
              <w:t>(last month)</w:t>
            </w:r>
          </w:p>
        </w:tc>
        <w:tc>
          <w:tcPr>
            <w:tcW w:w="0" w:type="auto"/>
            <w:tcBorders>
              <w:top w:val="nil"/>
              <w:left w:val="nil"/>
              <w:right w:val="nil"/>
            </w:tcBorders>
            <w:shd w:val="clear" w:color="auto" w:fill="auto"/>
            <w:vAlign w:val="bottom"/>
            <w:hideMark/>
          </w:tcPr>
          <w:p w14:paraId="39472973" w14:textId="77777777" w:rsidR="007555E9" w:rsidRPr="0043035B" w:rsidRDefault="007555E9" w:rsidP="00803E7C">
            <w:pPr>
              <w:spacing w:after="0"/>
              <w:jc w:val="center"/>
            </w:pPr>
            <w:r>
              <w:rPr>
                <w:color w:val="000000"/>
              </w:rPr>
              <w:t>739</w:t>
            </w:r>
          </w:p>
        </w:tc>
        <w:tc>
          <w:tcPr>
            <w:tcW w:w="0" w:type="auto"/>
            <w:tcBorders>
              <w:top w:val="nil"/>
              <w:left w:val="nil"/>
              <w:right w:val="nil"/>
            </w:tcBorders>
            <w:shd w:val="clear" w:color="auto" w:fill="auto"/>
            <w:vAlign w:val="bottom"/>
            <w:hideMark/>
          </w:tcPr>
          <w:p w14:paraId="7A0DF78B" w14:textId="77777777" w:rsidR="007555E9" w:rsidRPr="0043035B" w:rsidRDefault="007555E9" w:rsidP="00803E7C">
            <w:pPr>
              <w:spacing w:after="0"/>
              <w:jc w:val="center"/>
            </w:pPr>
            <w:r>
              <w:rPr>
                <w:color w:val="000000"/>
              </w:rPr>
              <w:t>66.82%</w:t>
            </w:r>
          </w:p>
        </w:tc>
      </w:tr>
      <w:tr w:rsidR="007555E9" w:rsidRPr="0043035B" w14:paraId="5F34F2B6" w14:textId="77777777" w:rsidTr="00803E7C">
        <w:trPr>
          <w:trHeight w:val="144"/>
          <w:jc w:val="center"/>
        </w:trPr>
        <w:tc>
          <w:tcPr>
            <w:tcW w:w="2430" w:type="dxa"/>
            <w:vMerge/>
            <w:tcBorders>
              <w:left w:val="nil"/>
              <w:right w:val="nil"/>
            </w:tcBorders>
            <w:vAlign w:val="center"/>
            <w:hideMark/>
          </w:tcPr>
          <w:p w14:paraId="6570037C" w14:textId="77777777" w:rsidR="007555E9" w:rsidRPr="0043035B" w:rsidRDefault="007555E9" w:rsidP="00803E7C">
            <w:pPr>
              <w:spacing w:after="0"/>
            </w:pPr>
          </w:p>
        </w:tc>
        <w:tc>
          <w:tcPr>
            <w:tcW w:w="4476" w:type="dxa"/>
            <w:tcBorders>
              <w:left w:val="nil"/>
              <w:right w:val="nil"/>
            </w:tcBorders>
            <w:shd w:val="clear" w:color="auto" w:fill="auto"/>
            <w:vAlign w:val="center"/>
            <w:hideMark/>
          </w:tcPr>
          <w:p w14:paraId="1542983F" w14:textId="77777777" w:rsidR="007555E9" w:rsidRPr="0043035B" w:rsidRDefault="007555E9" w:rsidP="00803E7C">
            <w:pPr>
              <w:spacing w:after="0"/>
            </w:pPr>
            <w:r>
              <w:t>Contributory health insurance</w:t>
            </w:r>
          </w:p>
        </w:tc>
        <w:tc>
          <w:tcPr>
            <w:tcW w:w="0" w:type="auto"/>
            <w:tcBorders>
              <w:left w:val="nil"/>
              <w:right w:val="nil"/>
            </w:tcBorders>
            <w:shd w:val="clear" w:color="auto" w:fill="auto"/>
            <w:vAlign w:val="bottom"/>
            <w:hideMark/>
          </w:tcPr>
          <w:p w14:paraId="36D76774" w14:textId="77777777" w:rsidR="007555E9" w:rsidRPr="0043035B" w:rsidRDefault="007555E9" w:rsidP="00803E7C">
            <w:pPr>
              <w:spacing w:after="0"/>
              <w:jc w:val="center"/>
            </w:pPr>
            <w:r>
              <w:rPr>
                <w:color w:val="000000"/>
              </w:rPr>
              <w:t>198</w:t>
            </w:r>
          </w:p>
        </w:tc>
        <w:tc>
          <w:tcPr>
            <w:tcW w:w="0" w:type="auto"/>
            <w:tcBorders>
              <w:left w:val="nil"/>
              <w:right w:val="nil"/>
            </w:tcBorders>
            <w:shd w:val="clear" w:color="auto" w:fill="auto"/>
            <w:vAlign w:val="bottom"/>
            <w:hideMark/>
          </w:tcPr>
          <w:p w14:paraId="00A89A52" w14:textId="77777777" w:rsidR="007555E9" w:rsidRPr="0043035B" w:rsidRDefault="007555E9" w:rsidP="00803E7C">
            <w:pPr>
              <w:spacing w:after="0"/>
              <w:jc w:val="center"/>
            </w:pPr>
            <w:r>
              <w:rPr>
                <w:color w:val="000000"/>
              </w:rPr>
              <w:t>17.90%</w:t>
            </w:r>
          </w:p>
        </w:tc>
      </w:tr>
      <w:tr w:rsidR="007555E9" w:rsidRPr="0043035B" w14:paraId="40475BAD" w14:textId="77777777" w:rsidTr="00803E7C">
        <w:trPr>
          <w:trHeight w:val="144"/>
          <w:jc w:val="center"/>
        </w:trPr>
        <w:tc>
          <w:tcPr>
            <w:tcW w:w="2430" w:type="dxa"/>
            <w:vMerge/>
            <w:tcBorders>
              <w:left w:val="nil"/>
              <w:right w:val="nil"/>
            </w:tcBorders>
            <w:vAlign w:val="center"/>
            <w:hideMark/>
          </w:tcPr>
          <w:p w14:paraId="0D500F6E"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36CAFB3" w14:textId="77777777" w:rsidR="007555E9" w:rsidRPr="0043035B" w:rsidRDefault="007555E9" w:rsidP="00803E7C">
            <w:pPr>
              <w:spacing w:after="0"/>
            </w:pPr>
            <w:r>
              <w:t>Subsidized health insurance</w:t>
            </w:r>
          </w:p>
        </w:tc>
        <w:tc>
          <w:tcPr>
            <w:tcW w:w="0" w:type="auto"/>
            <w:tcBorders>
              <w:top w:val="nil"/>
              <w:left w:val="nil"/>
              <w:right w:val="nil"/>
            </w:tcBorders>
            <w:shd w:val="clear" w:color="auto" w:fill="auto"/>
            <w:vAlign w:val="bottom"/>
            <w:hideMark/>
          </w:tcPr>
          <w:p w14:paraId="0B9D3D79" w14:textId="77777777" w:rsidR="007555E9" w:rsidRPr="0043035B" w:rsidRDefault="007555E9" w:rsidP="00803E7C">
            <w:pPr>
              <w:spacing w:after="0"/>
              <w:jc w:val="center"/>
            </w:pPr>
            <w:r>
              <w:rPr>
                <w:color w:val="000000"/>
              </w:rPr>
              <w:t>803</w:t>
            </w:r>
          </w:p>
        </w:tc>
        <w:tc>
          <w:tcPr>
            <w:tcW w:w="0" w:type="auto"/>
            <w:tcBorders>
              <w:top w:val="nil"/>
              <w:left w:val="nil"/>
              <w:right w:val="nil"/>
            </w:tcBorders>
            <w:shd w:val="clear" w:color="auto" w:fill="auto"/>
            <w:vAlign w:val="bottom"/>
            <w:hideMark/>
          </w:tcPr>
          <w:p w14:paraId="2A4BFD76" w14:textId="77777777" w:rsidR="007555E9" w:rsidRPr="0043035B" w:rsidRDefault="007555E9" w:rsidP="00803E7C">
            <w:pPr>
              <w:spacing w:after="0"/>
              <w:jc w:val="center"/>
            </w:pPr>
            <w:r>
              <w:rPr>
                <w:color w:val="000000"/>
              </w:rPr>
              <w:t>72.60%</w:t>
            </w:r>
          </w:p>
        </w:tc>
      </w:tr>
      <w:tr w:rsidR="007555E9" w:rsidRPr="0043035B" w14:paraId="6F964F13" w14:textId="77777777" w:rsidTr="00803E7C">
        <w:trPr>
          <w:trHeight w:val="144"/>
          <w:jc w:val="center"/>
        </w:trPr>
        <w:tc>
          <w:tcPr>
            <w:tcW w:w="2430" w:type="dxa"/>
            <w:vMerge/>
            <w:tcBorders>
              <w:left w:val="nil"/>
              <w:bottom w:val="single" w:sz="4" w:space="0" w:color="000000"/>
              <w:right w:val="nil"/>
            </w:tcBorders>
            <w:vAlign w:val="center"/>
          </w:tcPr>
          <w:p w14:paraId="0C94E47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70CD922" w14:textId="77777777" w:rsidR="007555E9" w:rsidRDefault="007555E9" w:rsidP="00803E7C">
            <w:pPr>
              <w:spacing w:after="0"/>
            </w:pPr>
            <w:r>
              <w:t>Disabilities</w:t>
            </w:r>
          </w:p>
        </w:tc>
        <w:tc>
          <w:tcPr>
            <w:tcW w:w="0" w:type="auto"/>
            <w:tcBorders>
              <w:left w:val="nil"/>
              <w:bottom w:val="single" w:sz="4" w:space="0" w:color="auto"/>
              <w:right w:val="nil"/>
            </w:tcBorders>
            <w:shd w:val="clear" w:color="auto" w:fill="auto"/>
            <w:vAlign w:val="bottom"/>
          </w:tcPr>
          <w:p w14:paraId="52F2C085" w14:textId="77777777" w:rsidR="007555E9" w:rsidRPr="0043035B" w:rsidRDefault="007555E9" w:rsidP="00803E7C">
            <w:pPr>
              <w:spacing w:after="0"/>
              <w:jc w:val="center"/>
            </w:pPr>
            <w:r>
              <w:rPr>
                <w:color w:val="000000"/>
              </w:rPr>
              <w:t>351</w:t>
            </w:r>
          </w:p>
        </w:tc>
        <w:tc>
          <w:tcPr>
            <w:tcW w:w="0" w:type="auto"/>
            <w:tcBorders>
              <w:left w:val="nil"/>
              <w:bottom w:val="single" w:sz="4" w:space="0" w:color="auto"/>
              <w:right w:val="nil"/>
            </w:tcBorders>
            <w:shd w:val="clear" w:color="auto" w:fill="auto"/>
            <w:vAlign w:val="bottom"/>
          </w:tcPr>
          <w:p w14:paraId="45D09FFC" w14:textId="77777777" w:rsidR="007555E9" w:rsidRPr="0043035B" w:rsidRDefault="007555E9" w:rsidP="00803E7C">
            <w:pPr>
              <w:spacing w:after="0"/>
              <w:jc w:val="center"/>
            </w:pPr>
            <w:r>
              <w:rPr>
                <w:color w:val="000000"/>
              </w:rPr>
              <w:t>31.74%</w:t>
            </w:r>
          </w:p>
        </w:tc>
      </w:tr>
      <w:tr w:rsidR="007555E9" w:rsidRPr="0043035B" w14:paraId="5DF23F5C" w14:textId="77777777" w:rsidTr="00803E7C">
        <w:trPr>
          <w:trHeight w:val="144"/>
          <w:jc w:val="center"/>
        </w:trPr>
        <w:tc>
          <w:tcPr>
            <w:tcW w:w="2430" w:type="dxa"/>
            <w:tcBorders>
              <w:top w:val="nil"/>
              <w:left w:val="nil"/>
              <w:bottom w:val="single" w:sz="4" w:space="0" w:color="auto"/>
              <w:right w:val="nil"/>
            </w:tcBorders>
            <w:shd w:val="clear" w:color="auto" w:fill="auto"/>
            <w:vAlign w:val="center"/>
            <w:hideMark/>
          </w:tcPr>
          <w:p w14:paraId="74648582" w14:textId="77777777" w:rsidR="007555E9" w:rsidRPr="0043035B" w:rsidRDefault="007555E9" w:rsidP="00803E7C">
            <w:pPr>
              <w:spacing w:after="0"/>
            </w:pPr>
            <w:r>
              <w:t>Geographical context</w:t>
            </w:r>
          </w:p>
        </w:tc>
        <w:tc>
          <w:tcPr>
            <w:tcW w:w="4476" w:type="dxa"/>
            <w:tcBorders>
              <w:top w:val="nil"/>
              <w:left w:val="nil"/>
              <w:bottom w:val="single" w:sz="4" w:space="0" w:color="auto"/>
              <w:right w:val="nil"/>
            </w:tcBorders>
            <w:shd w:val="clear" w:color="auto" w:fill="auto"/>
            <w:vAlign w:val="center"/>
            <w:hideMark/>
          </w:tcPr>
          <w:p w14:paraId="4F62C4EF" w14:textId="77777777" w:rsidR="007555E9" w:rsidRPr="0043035B" w:rsidRDefault="007555E9" w:rsidP="00803E7C">
            <w:pPr>
              <w:spacing w:after="0"/>
            </w:pPr>
            <w:r w:rsidRPr="0043035B">
              <w:t>Household is located in a rural area</w:t>
            </w:r>
          </w:p>
        </w:tc>
        <w:tc>
          <w:tcPr>
            <w:tcW w:w="0" w:type="auto"/>
            <w:tcBorders>
              <w:top w:val="nil"/>
              <w:left w:val="nil"/>
              <w:bottom w:val="single" w:sz="4" w:space="0" w:color="auto"/>
              <w:right w:val="nil"/>
            </w:tcBorders>
            <w:shd w:val="clear" w:color="auto" w:fill="auto"/>
            <w:vAlign w:val="bottom"/>
            <w:hideMark/>
          </w:tcPr>
          <w:p w14:paraId="1B29F6A5" w14:textId="77777777" w:rsidR="007555E9" w:rsidRPr="0043035B" w:rsidRDefault="007555E9" w:rsidP="00803E7C">
            <w:pPr>
              <w:spacing w:after="0"/>
              <w:jc w:val="center"/>
            </w:pPr>
            <w:r>
              <w:rPr>
                <w:color w:val="000000"/>
              </w:rPr>
              <w:t>670</w:t>
            </w:r>
          </w:p>
        </w:tc>
        <w:tc>
          <w:tcPr>
            <w:tcW w:w="0" w:type="auto"/>
            <w:tcBorders>
              <w:top w:val="nil"/>
              <w:left w:val="nil"/>
              <w:bottom w:val="single" w:sz="4" w:space="0" w:color="auto"/>
              <w:right w:val="nil"/>
            </w:tcBorders>
            <w:shd w:val="clear" w:color="auto" w:fill="auto"/>
            <w:vAlign w:val="bottom"/>
            <w:hideMark/>
          </w:tcPr>
          <w:p w14:paraId="33E7C80C" w14:textId="77777777" w:rsidR="007555E9" w:rsidRPr="0043035B" w:rsidRDefault="007555E9" w:rsidP="00803E7C">
            <w:pPr>
              <w:spacing w:after="0"/>
              <w:jc w:val="center"/>
            </w:pPr>
            <w:r>
              <w:rPr>
                <w:color w:val="000000"/>
              </w:rPr>
              <w:t>60.58%</w:t>
            </w:r>
          </w:p>
        </w:tc>
      </w:tr>
    </w:tbl>
    <w:p w14:paraId="3175A5CF" w14:textId="77777777" w:rsidR="007555E9" w:rsidRDefault="007555E9" w:rsidP="007555E9"/>
    <w:p w14:paraId="0966B392" w14:textId="77777777" w:rsidR="007555E9" w:rsidRDefault="007555E9" w:rsidP="007555E9">
      <w:pPr>
        <w:jc w:val="both"/>
      </w:pPr>
      <w:r>
        <w:t>The population of Puno is composed of owned households (</w:t>
      </w:r>
      <w:r w:rsidRPr="00564D49">
        <w:t>82.55%</w:t>
      </w:r>
      <w:r>
        <w:t>), and they cook using GLP (</w:t>
      </w:r>
      <w:r w:rsidRPr="00564D49">
        <w:rPr>
          <w:color w:val="000000"/>
        </w:rPr>
        <w:t>43.85%</w:t>
      </w:r>
      <w:r>
        <w:t>) and manure (</w:t>
      </w:r>
      <w:r w:rsidRPr="00564D49">
        <w:rPr>
          <w:color w:val="000000"/>
        </w:rPr>
        <w:t>37.70%</w:t>
      </w:r>
      <w:r>
        <w:t xml:space="preserve">). The prevalence of manure cooking is explained by the prevalence of rurality (60.58%), as GLP logistics can be challenging. Is important to notice that only 60.40% of households have daily access to water. Given this context and the high level of exposure to ELEs, it is theoretically logical that population faces high prevalence of respiratory illness, however the categorical features give information at a general level: illness (97.83%), and chronic illness (87.52%). In rural regions over the world, it is common to find that </w:t>
      </w:r>
      <w:proofErr w:type="gramStart"/>
      <w:r>
        <w:t>population</w:t>
      </w:r>
      <w:proofErr w:type="gramEnd"/>
      <w:r>
        <w:t xml:space="preserve"> has health problems (). More than half of the households in sample have at least </w:t>
      </w:r>
      <w:proofErr w:type="gramStart"/>
      <w:r>
        <w:t>a member</w:t>
      </w:r>
      <w:proofErr w:type="gramEnd"/>
      <w:r>
        <w:t xml:space="preserve"> that searched for medical attention (66.82%), and 72.60% of households have subsidized health insurance. The following Figure shows correlations of features that have at least another feature with a correlation higher than 70%. The most correlated features according to this Figure are if ‘rural’, ‘concrete walls’, ‘concrete floor’, ‘drainage network’, ‘water network’, ‘paved tracks’ and ‘</w:t>
      </w:r>
      <w:proofErr w:type="gramStart"/>
      <w:r>
        <w:t>paths’</w:t>
      </w:r>
      <w:proofErr w:type="gramEnd"/>
      <w:r>
        <w:t>. These features can potentially be endogenous and further statistical modelling is needed to draw robust insights about the relationship between these variables and disaster risk. Correlation between features produces multicollinearity, that is addressed by elastic-net regularization for ENLR and by tree-based permutation, that is predictive score or importance in each tree on the ensemble, for RFC. RFC can provide insights about feature importance based on multiple permutations.</w:t>
      </w:r>
    </w:p>
    <w:p w14:paraId="44039273" w14:textId="524C09B7" w:rsidR="007555E9" w:rsidRDefault="00834E96" w:rsidP="007555E9">
      <w:pPr>
        <w:jc w:val="both"/>
      </w:pPr>
      <w:r>
        <w:t>Table 6. Continuous features descriptive statistics</w:t>
      </w:r>
    </w:p>
    <w:tbl>
      <w:tblPr>
        <w:tblW w:w="5000" w:type="pct"/>
        <w:jc w:val="center"/>
        <w:tblCellMar>
          <w:left w:w="70" w:type="dxa"/>
          <w:right w:w="70" w:type="dxa"/>
        </w:tblCellMar>
        <w:tblLook w:val="0420" w:firstRow="1" w:lastRow="0" w:firstColumn="0" w:lastColumn="0" w:noHBand="0" w:noVBand="1"/>
      </w:tblPr>
      <w:tblGrid>
        <w:gridCol w:w="3833"/>
        <w:gridCol w:w="908"/>
        <w:gridCol w:w="908"/>
        <w:gridCol w:w="908"/>
        <w:gridCol w:w="908"/>
        <w:gridCol w:w="1039"/>
      </w:tblGrid>
      <w:tr w:rsidR="007555E9" w:rsidRPr="00F2555C" w14:paraId="76D0EF89" w14:textId="77777777" w:rsidTr="00803E7C">
        <w:trPr>
          <w:trHeight w:val="300"/>
          <w:jc w:val="center"/>
        </w:trPr>
        <w:tc>
          <w:tcPr>
            <w:tcW w:w="2253" w:type="pct"/>
            <w:tcBorders>
              <w:top w:val="single" w:sz="4" w:space="0" w:color="auto"/>
              <w:left w:val="nil"/>
              <w:bottom w:val="single" w:sz="4" w:space="0" w:color="auto"/>
              <w:right w:val="nil"/>
            </w:tcBorders>
            <w:shd w:val="clear" w:color="auto" w:fill="auto"/>
            <w:vAlign w:val="center"/>
            <w:hideMark/>
          </w:tcPr>
          <w:p w14:paraId="58161846" w14:textId="77777777" w:rsidR="007555E9" w:rsidRPr="00754D48" w:rsidRDefault="007555E9" w:rsidP="00803E7C">
            <w:pPr>
              <w:spacing w:after="0"/>
              <w:rPr>
                <w:b/>
                <w:bCs/>
              </w:rPr>
            </w:pPr>
            <w:r w:rsidRPr="00754D48">
              <w:rPr>
                <w:b/>
                <w:bCs/>
              </w:rPr>
              <w:t>Variable</w:t>
            </w:r>
          </w:p>
        </w:tc>
        <w:tc>
          <w:tcPr>
            <w:tcW w:w="534" w:type="pct"/>
            <w:tcBorders>
              <w:top w:val="single" w:sz="4" w:space="0" w:color="auto"/>
              <w:left w:val="nil"/>
              <w:bottom w:val="single" w:sz="4" w:space="0" w:color="auto"/>
              <w:right w:val="nil"/>
            </w:tcBorders>
            <w:shd w:val="clear" w:color="auto" w:fill="auto"/>
            <w:vAlign w:val="center"/>
            <w:hideMark/>
          </w:tcPr>
          <w:p w14:paraId="62AE0EBE" w14:textId="77777777" w:rsidR="007555E9" w:rsidRPr="00F2555C" w:rsidRDefault="007555E9" w:rsidP="00803E7C">
            <w:pPr>
              <w:spacing w:after="0"/>
              <w:jc w:val="right"/>
              <w:rPr>
                <w:b/>
                <w:bCs/>
              </w:rPr>
            </w:pPr>
            <w:r w:rsidRPr="00F2555C">
              <w:rPr>
                <w:b/>
                <w:bCs/>
              </w:rPr>
              <w:t>Mean</w:t>
            </w:r>
          </w:p>
        </w:tc>
        <w:tc>
          <w:tcPr>
            <w:tcW w:w="534" w:type="pct"/>
            <w:tcBorders>
              <w:top w:val="single" w:sz="4" w:space="0" w:color="auto"/>
              <w:left w:val="nil"/>
              <w:bottom w:val="single" w:sz="4" w:space="0" w:color="auto"/>
              <w:right w:val="nil"/>
            </w:tcBorders>
            <w:shd w:val="clear" w:color="auto" w:fill="auto"/>
            <w:vAlign w:val="center"/>
            <w:hideMark/>
          </w:tcPr>
          <w:p w14:paraId="4A787CA5" w14:textId="77777777" w:rsidR="007555E9" w:rsidRPr="00F2555C" w:rsidRDefault="007555E9" w:rsidP="00803E7C">
            <w:pPr>
              <w:spacing w:after="0"/>
              <w:jc w:val="right"/>
              <w:rPr>
                <w:b/>
                <w:bCs/>
              </w:rPr>
            </w:pPr>
            <w:r>
              <w:rPr>
                <w:b/>
                <w:bCs/>
              </w:rPr>
              <w:t>P50</w:t>
            </w:r>
          </w:p>
        </w:tc>
        <w:tc>
          <w:tcPr>
            <w:tcW w:w="534" w:type="pct"/>
            <w:tcBorders>
              <w:top w:val="single" w:sz="4" w:space="0" w:color="auto"/>
              <w:left w:val="nil"/>
              <w:bottom w:val="single" w:sz="4" w:space="0" w:color="auto"/>
              <w:right w:val="nil"/>
            </w:tcBorders>
            <w:shd w:val="clear" w:color="auto" w:fill="auto"/>
            <w:vAlign w:val="center"/>
            <w:hideMark/>
          </w:tcPr>
          <w:p w14:paraId="0B5295D2" w14:textId="77777777" w:rsidR="007555E9" w:rsidRPr="00F2555C" w:rsidRDefault="007555E9" w:rsidP="00803E7C">
            <w:pPr>
              <w:spacing w:after="0"/>
              <w:jc w:val="right"/>
              <w:rPr>
                <w:b/>
                <w:bCs/>
              </w:rPr>
            </w:pPr>
            <w:r w:rsidRPr="00F2555C">
              <w:rPr>
                <w:b/>
                <w:bCs/>
              </w:rPr>
              <w:t>Std</w:t>
            </w:r>
          </w:p>
        </w:tc>
        <w:tc>
          <w:tcPr>
            <w:tcW w:w="534" w:type="pct"/>
            <w:tcBorders>
              <w:top w:val="single" w:sz="4" w:space="0" w:color="auto"/>
              <w:left w:val="nil"/>
              <w:bottom w:val="single" w:sz="4" w:space="0" w:color="auto"/>
              <w:right w:val="nil"/>
            </w:tcBorders>
            <w:shd w:val="clear" w:color="auto" w:fill="auto"/>
            <w:vAlign w:val="center"/>
            <w:hideMark/>
          </w:tcPr>
          <w:p w14:paraId="7A4A3E86" w14:textId="77777777" w:rsidR="007555E9" w:rsidRPr="00F2555C" w:rsidRDefault="007555E9" w:rsidP="00803E7C">
            <w:pPr>
              <w:spacing w:after="0"/>
              <w:jc w:val="right"/>
              <w:rPr>
                <w:b/>
                <w:bCs/>
              </w:rPr>
            </w:pPr>
            <w:r w:rsidRPr="00F2555C">
              <w:rPr>
                <w:b/>
                <w:bCs/>
              </w:rPr>
              <w:t>Min</w:t>
            </w:r>
          </w:p>
        </w:tc>
        <w:tc>
          <w:tcPr>
            <w:tcW w:w="612" w:type="pct"/>
            <w:tcBorders>
              <w:top w:val="single" w:sz="4" w:space="0" w:color="auto"/>
              <w:left w:val="nil"/>
              <w:bottom w:val="single" w:sz="4" w:space="0" w:color="auto"/>
              <w:right w:val="nil"/>
            </w:tcBorders>
            <w:shd w:val="clear" w:color="auto" w:fill="auto"/>
            <w:vAlign w:val="center"/>
            <w:hideMark/>
          </w:tcPr>
          <w:p w14:paraId="0D4DA573" w14:textId="77777777" w:rsidR="007555E9" w:rsidRPr="00F2555C" w:rsidRDefault="007555E9" w:rsidP="00803E7C">
            <w:pPr>
              <w:spacing w:after="0"/>
              <w:jc w:val="right"/>
              <w:rPr>
                <w:b/>
                <w:bCs/>
              </w:rPr>
            </w:pPr>
            <w:r w:rsidRPr="00F2555C">
              <w:rPr>
                <w:b/>
                <w:bCs/>
              </w:rPr>
              <w:t>Max</w:t>
            </w:r>
          </w:p>
        </w:tc>
      </w:tr>
      <w:tr w:rsidR="007555E9" w:rsidRPr="00F2555C" w14:paraId="7910F3DC" w14:textId="77777777" w:rsidTr="00803E7C">
        <w:trPr>
          <w:trHeight w:val="391"/>
          <w:jc w:val="center"/>
        </w:trPr>
        <w:tc>
          <w:tcPr>
            <w:tcW w:w="2253" w:type="pct"/>
            <w:tcBorders>
              <w:top w:val="single" w:sz="4" w:space="0" w:color="auto"/>
              <w:left w:val="nil"/>
              <w:right w:val="nil"/>
            </w:tcBorders>
            <w:shd w:val="clear" w:color="auto" w:fill="auto"/>
            <w:vAlign w:val="center"/>
          </w:tcPr>
          <w:p w14:paraId="488254E7" w14:textId="77777777" w:rsidR="007555E9" w:rsidRPr="00754D48" w:rsidRDefault="007555E9" w:rsidP="00803E7C">
            <w:pPr>
              <w:spacing w:after="0"/>
            </w:pPr>
            <w:r>
              <w:t>Household p</w:t>
            </w:r>
            <w:r w:rsidRPr="00754D48">
              <w:t>er capita expenditure</w:t>
            </w:r>
          </w:p>
        </w:tc>
        <w:tc>
          <w:tcPr>
            <w:tcW w:w="534" w:type="pct"/>
            <w:tcBorders>
              <w:top w:val="single" w:sz="4" w:space="0" w:color="auto"/>
              <w:left w:val="nil"/>
              <w:right w:val="nil"/>
            </w:tcBorders>
            <w:shd w:val="clear" w:color="auto" w:fill="auto"/>
            <w:vAlign w:val="center"/>
          </w:tcPr>
          <w:p w14:paraId="4AFFFEC1" w14:textId="77777777" w:rsidR="007555E9" w:rsidRPr="00F2555C" w:rsidRDefault="007555E9" w:rsidP="00803E7C">
            <w:pPr>
              <w:spacing w:after="0"/>
              <w:jc w:val="right"/>
            </w:pPr>
            <w:r w:rsidRPr="003A4987">
              <w:t>5642.5</w:t>
            </w:r>
          </w:p>
        </w:tc>
        <w:tc>
          <w:tcPr>
            <w:tcW w:w="534" w:type="pct"/>
            <w:tcBorders>
              <w:top w:val="single" w:sz="4" w:space="0" w:color="auto"/>
              <w:left w:val="nil"/>
              <w:right w:val="nil"/>
            </w:tcBorders>
            <w:shd w:val="clear" w:color="auto" w:fill="auto"/>
            <w:vAlign w:val="center"/>
          </w:tcPr>
          <w:p w14:paraId="59DD0DF9" w14:textId="77777777" w:rsidR="007555E9" w:rsidRPr="00F2555C" w:rsidRDefault="007555E9" w:rsidP="00803E7C">
            <w:pPr>
              <w:spacing w:after="0"/>
              <w:jc w:val="right"/>
            </w:pPr>
            <w:r w:rsidRPr="006D7177">
              <w:t>4307.2</w:t>
            </w:r>
          </w:p>
        </w:tc>
        <w:tc>
          <w:tcPr>
            <w:tcW w:w="534" w:type="pct"/>
            <w:tcBorders>
              <w:top w:val="single" w:sz="4" w:space="0" w:color="auto"/>
              <w:left w:val="nil"/>
              <w:right w:val="nil"/>
            </w:tcBorders>
            <w:shd w:val="clear" w:color="auto" w:fill="auto"/>
            <w:vAlign w:val="center"/>
          </w:tcPr>
          <w:p w14:paraId="106DFDD3" w14:textId="77777777" w:rsidR="007555E9" w:rsidRPr="00F2555C" w:rsidRDefault="007555E9" w:rsidP="00803E7C">
            <w:pPr>
              <w:spacing w:after="0"/>
              <w:jc w:val="right"/>
            </w:pPr>
            <w:r w:rsidRPr="00801D97">
              <w:t>4727.5</w:t>
            </w:r>
          </w:p>
        </w:tc>
        <w:tc>
          <w:tcPr>
            <w:tcW w:w="534" w:type="pct"/>
            <w:tcBorders>
              <w:top w:val="single" w:sz="4" w:space="0" w:color="auto"/>
              <w:left w:val="nil"/>
              <w:right w:val="nil"/>
            </w:tcBorders>
            <w:shd w:val="clear" w:color="auto" w:fill="auto"/>
            <w:vAlign w:val="center"/>
          </w:tcPr>
          <w:p w14:paraId="66AF3E7F" w14:textId="77777777" w:rsidR="007555E9" w:rsidRPr="00F2555C" w:rsidRDefault="007555E9" w:rsidP="00803E7C">
            <w:pPr>
              <w:spacing w:after="0"/>
              <w:jc w:val="right"/>
            </w:pPr>
            <w:r w:rsidRPr="00101C9D">
              <w:t>832.4</w:t>
            </w:r>
          </w:p>
        </w:tc>
        <w:tc>
          <w:tcPr>
            <w:tcW w:w="612" w:type="pct"/>
            <w:tcBorders>
              <w:top w:val="single" w:sz="4" w:space="0" w:color="auto"/>
              <w:left w:val="nil"/>
              <w:right w:val="nil"/>
            </w:tcBorders>
            <w:shd w:val="clear" w:color="auto" w:fill="auto"/>
            <w:vAlign w:val="center"/>
          </w:tcPr>
          <w:p w14:paraId="6BFD8CD7" w14:textId="77777777" w:rsidR="007555E9" w:rsidRPr="00F2555C" w:rsidRDefault="007555E9" w:rsidP="00803E7C">
            <w:pPr>
              <w:spacing w:after="0"/>
              <w:jc w:val="right"/>
            </w:pPr>
            <w:r w:rsidRPr="00541DF4">
              <w:t>69328.4</w:t>
            </w:r>
          </w:p>
        </w:tc>
      </w:tr>
      <w:tr w:rsidR="007555E9" w:rsidRPr="00F2555C" w14:paraId="2527807A" w14:textId="77777777" w:rsidTr="00803E7C">
        <w:trPr>
          <w:trHeight w:val="80"/>
          <w:jc w:val="center"/>
        </w:trPr>
        <w:tc>
          <w:tcPr>
            <w:tcW w:w="2253" w:type="pct"/>
            <w:tcBorders>
              <w:left w:val="nil"/>
              <w:bottom w:val="single" w:sz="4" w:space="0" w:color="auto"/>
              <w:right w:val="nil"/>
            </w:tcBorders>
            <w:shd w:val="clear" w:color="auto" w:fill="auto"/>
            <w:vAlign w:val="center"/>
            <w:hideMark/>
          </w:tcPr>
          <w:p w14:paraId="1A684486" w14:textId="77777777" w:rsidR="007555E9" w:rsidRPr="00754D48" w:rsidRDefault="007555E9" w:rsidP="00803E7C">
            <w:pPr>
              <w:spacing w:after="0"/>
            </w:pPr>
            <w:r w:rsidRPr="00754D48">
              <w:t>Household altitude (m.u.s.l.)</w:t>
            </w:r>
          </w:p>
        </w:tc>
        <w:tc>
          <w:tcPr>
            <w:tcW w:w="534" w:type="pct"/>
            <w:tcBorders>
              <w:left w:val="nil"/>
              <w:bottom w:val="single" w:sz="4" w:space="0" w:color="auto"/>
              <w:right w:val="nil"/>
            </w:tcBorders>
            <w:shd w:val="clear" w:color="auto" w:fill="auto"/>
            <w:vAlign w:val="center"/>
            <w:hideMark/>
          </w:tcPr>
          <w:p w14:paraId="2D197710" w14:textId="77777777" w:rsidR="007555E9" w:rsidRPr="00F2555C" w:rsidRDefault="007555E9" w:rsidP="00803E7C">
            <w:pPr>
              <w:spacing w:after="0"/>
              <w:jc w:val="right"/>
            </w:pPr>
            <w:r w:rsidRPr="003A4987">
              <w:t>3836.4</w:t>
            </w:r>
          </w:p>
        </w:tc>
        <w:tc>
          <w:tcPr>
            <w:tcW w:w="534" w:type="pct"/>
            <w:tcBorders>
              <w:left w:val="nil"/>
              <w:bottom w:val="single" w:sz="4" w:space="0" w:color="auto"/>
              <w:right w:val="nil"/>
            </w:tcBorders>
            <w:shd w:val="clear" w:color="auto" w:fill="auto"/>
            <w:vAlign w:val="center"/>
            <w:hideMark/>
          </w:tcPr>
          <w:p w14:paraId="44F964FF" w14:textId="77777777" w:rsidR="007555E9" w:rsidRPr="00F2555C" w:rsidRDefault="007555E9" w:rsidP="00803E7C">
            <w:pPr>
              <w:spacing w:after="0"/>
              <w:jc w:val="right"/>
            </w:pPr>
            <w:r w:rsidRPr="006D7177">
              <w:t>3860.0</w:t>
            </w:r>
          </w:p>
        </w:tc>
        <w:tc>
          <w:tcPr>
            <w:tcW w:w="534" w:type="pct"/>
            <w:tcBorders>
              <w:left w:val="nil"/>
              <w:bottom w:val="single" w:sz="4" w:space="0" w:color="auto"/>
              <w:right w:val="nil"/>
            </w:tcBorders>
            <w:shd w:val="clear" w:color="auto" w:fill="auto"/>
            <w:vAlign w:val="center"/>
            <w:hideMark/>
          </w:tcPr>
          <w:p w14:paraId="2EA46FB7" w14:textId="77777777" w:rsidR="007555E9" w:rsidRPr="00F2555C" w:rsidRDefault="007555E9" w:rsidP="00803E7C">
            <w:pPr>
              <w:spacing w:after="0"/>
              <w:jc w:val="right"/>
            </w:pPr>
            <w:r w:rsidRPr="00801D97">
              <w:t>437.2</w:t>
            </w:r>
          </w:p>
        </w:tc>
        <w:tc>
          <w:tcPr>
            <w:tcW w:w="534" w:type="pct"/>
            <w:tcBorders>
              <w:left w:val="nil"/>
              <w:bottom w:val="single" w:sz="4" w:space="0" w:color="auto"/>
              <w:right w:val="nil"/>
            </w:tcBorders>
            <w:shd w:val="clear" w:color="auto" w:fill="auto"/>
            <w:vAlign w:val="center"/>
            <w:hideMark/>
          </w:tcPr>
          <w:p w14:paraId="755E9A97" w14:textId="77777777" w:rsidR="007555E9" w:rsidRPr="00F2555C" w:rsidRDefault="007555E9" w:rsidP="00803E7C">
            <w:pPr>
              <w:spacing w:after="0"/>
              <w:jc w:val="right"/>
            </w:pPr>
            <w:r w:rsidRPr="00101C9D">
              <w:t>1529.0</w:t>
            </w:r>
          </w:p>
        </w:tc>
        <w:tc>
          <w:tcPr>
            <w:tcW w:w="612" w:type="pct"/>
            <w:tcBorders>
              <w:left w:val="nil"/>
              <w:bottom w:val="single" w:sz="4" w:space="0" w:color="auto"/>
              <w:right w:val="nil"/>
            </w:tcBorders>
            <w:shd w:val="clear" w:color="auto" w:fill="auto"/>
            <w:vAlign w:val="center"/>
            <w:hideMark/>
          </w:tcPr>
          <w:p w14:paraId="495D8E43" w14:textId="77777777" w:rsidR="007555E9" w:rsidRPr="00F2555C" w:rsidRDefault="007555E9" w:rsidP="00803E7C">
            <w:pPr>
              <w:spacing w:after="0"/>
              <w:jc w:val="right"/>
            </w:pPr>
            <w:r w:rsidRPr="00541DF4">
              <w:t>4835.0</w:t>
            </w:r>
          </w:p>
        </w:tc>
      </w:tr>
    </w:tbl>
    <w:p w14:paraId="77787D84" w14:textId="77777777" w:rsidR="007555E9" w:rsidRDefault="007555E9" w:rsidP="007555E9"/>
    <w:p w14:paraId="64742FCE" w14:textId="3063C199" w:rsidR="007555E9" w:rsidRDefault="007555E9" w:rsidP="007555E9">
      <w:pPr>
        <w:jc w:val="both"/>
      </w:pPr>
      <w:r>
        <w:t xml:space="preserve">Regarding numerical variables, the annual per capita expenditure is measuring short-term household nominal income. The average annual per capita expenditure is S/. 5642.5 </w:t>
      </w:r>
      <w:proofErr w:type="spellStart"/>
      <w:r>
        <w:t>nuevos</w:t>
      </w:r>
      <w:proofErr w:type="spellEnd"/>
      <w:r>
        <w:t xml:space="preserve"> soles from 2017 which is equivalent to 1433$ US dollars at current exchange. The average income is below Latin America principal cities such as Lima, Bogotá, Buenos Aires, Rio de Janeiro. Also, for Puno, the mean income is above the median, which means that more than half of the distribution of per capita expenditure is below the average. </w:t>
      </w:r>
    </w:p>
    <w:p w14:paraId="585ADF9B" w14:textId="77777777" w:rsidR="007555E9" w:rsidRDefault="007555E9" w:rsidP="002D08B2">
      <w:pPr>
        <w:pStyle w:val="Heading2"/>
        <w:numPr>
          <w:ilvl w:val="1"/>
          <w:numId w:val="8"/>
        </w:numPr>
        <w:ind w:left="432"/>
      </w:pPr>
      <w:r w:rsidRPr="003E7ED8">
        <w:t>Hyperparameter optimization</w:t>
      </w:r>
    </w:p>
    <w:p w14:paraId="31411B1F" w14:textId="77777777" w:rsidR="007555E9" w:rsidRDefault="007555E9" w:rsidP="007555E9">
      <w:pPr>
        <w:jc w:val="both"/>
      </w:pPr>
      <w:r>
        <w:t xml:space="preserve">Regarding the hyperparameter optimization approach, the best hyperparameters were selected based on experimental results using a repeated stratified cross-validation scheme. The Table summarizes the results. One characteristic of the proposed solution is that it guarantees a </w:t>
      </w:r>
      <w:r>
        <w:lastRenderedPageBreak/>
        <w:t xml:space="preserve">certain robustness of hyperparameters’ configuration as it is based on multiple experiments (k=10) and repetitions (n=2). After NPV optimization, there is no change in ENLR hyperparameters, and for RFC the new parameters are numerically close to the best results of Random Search CV that optimizes MCC alone. For RFC, the change in NPV is greater than the change in MCC. This is important because MCC is the metric that governs classifier performance for binary classification problems (Chicco and Jurman, 2021). A higher AUC suggests that the new model may be more robust to different probability thresholds for prediction. As the data is balanced, the diminution in Accuracy is explained by the reduction in MCC. </w:t>
      </w:r>
    </w:p>
    <w:p w14:paraId="29BA37A0" w14:textId="31441330" w:rsidR="007555E9" w:rsidRDefault="00C94485" w:rsidP="007555E9">
      <w:pPr>
        <w:jc w:val="both"/>
      </w:pPr>
      <w:r>
        <w:t>Table 7. Hyperparameter configuration before and after NPV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2237"/>
        <w:gridCol w:w="1211"/>
        <w:gridCol w:w="265"/>
        <w:gridCol w:w="2237"/>
        <w:gridCol w:w="1323"/>
      </w:tblGrid>
      <w:tr w:rsidR="007555E9" w14:paraId="229E253A" w14:textId="77777777" w:rsidTr="00803E7C">
        <w:trPr>
          <w:jc w:val="center"/>
        </w:trPr>
        <w:tc>
          <w:tcPr>
            <w:tcW w:w="724" w:type="pct"/>
            <w:tcBorders>
              <w:bottom w:val="single" w:sz="4" w:space="0" w:color="auto"/>
            </w:tcBorders>
            <w:vAlign w:val="center"/>
          </w:tcPr>
          <w:p w14:paraId="67F4B3EA" w14:textId="77777777" w:rsidR="007555E9" w:rsidRPr="00AE0FD3" w:rsidRDefault="007555E9" w:rsidP="00803E7C">
            <w:pPr>
              <w:rPr>
                <w:b/>
                <w:bCs/>
              </w:rPr>
            </w:pPr>
            <w:r>
              <w:rPr>
                <w:b/>
                <w:bCs/>
              </w:rPr>
              <w:t>Classifier</w:t>
            </w:r>
          </w:p>
        </w:tc>
        <w:tc>
          <w:tcPr>
            <w:tcW w:w="2183" w:type="pct"/>
            <w:gridSpan w:val="3"/>
            <w:tcBorders>
              <w:bottom w:val="single" w:sz="4" w:space="0" w:color="auto"/>
            </w:tcBorders>
            <w:vAlign w:val="center"/>
          </w:tcPr>
          <w:p w14:paraId="31A6FA17" w14:textId="77777777" w:rsidR="007555E9" w:rsidRPr="00AE0FD3" w:rsidRDefault="007555E9" w:rsidP="00803E7C">
            <w:pPr>
              <w:rPr>
                <w:b/>
                <w:bCs/>
              </w:rPr>
            </w:pPr>
            <w:r w:rsidRPr="00AE0FD3">
              <w:rPr>
                <w:b/>
                <w:bCs/>
              </w:rPr>
              <w:t>Before NPV optimization</w:t>
            </w:r>
          </w:p>
        </w:tc>
        <w:tc>
          <w:tcPr>
            <w:tcW w:w="2093" w:type="pct"/>
            <w:gridSpan w:val="2"/>
            <w:tcBorders>
              <w:bottom w:val="single" w:sz="4" w:space="0" w:color="auto"/>
            </w:tcBorders>
            <w:vAlign w:val="center"/>
          </w:tcPr>
          <w:p w14:paraId="6DD51547" w14:textId="77777777" w:rsidR="007555E9" w:rsidRPr="00AE0FD3" w:rsidRDefault="007555E9" w:rsidP="00803E7C">
            <w:pPr>
              <w:rPr>
                <w:b/>
                <w:bCs/>
              </w:rPr>
            </w:pPr>
            <w:r w:rsidRPr="00AE0FD3">
              <w:rPr>
                <w:b/>
                <w:bCs/>
              </w:rPr>
              <w:t>After NPV optimization</w:t>
            </w:r>
          </w:p>
        </w:tc>
      </w:tr>
      <w:tr w:rsidR="007555E9" w14:paraId="07D4E016" w14:textId="77777777" w:rsidTr="00803E7C">
        <w:trPr>
          <w:jc w:val="center"/>
        </w:trPr>
        <w:tc>
          <w:tcPr>
            <w:tcW w:w="724" w:type="pct"/>
            <w:vMerge w:val="restart"/>
            <w:tcBorders>
              <w:top w:val="single" w:sz="4" w:space="0" w:color="auto"/>
            </w:tcBorders>
          </w:tcPr>
          <w:p w14:paraId="2806F338" w14:textId="77777777" w:rsidR="007555E9" w:rsidRPr="009E3052" w:rsidRDefault="007555E9" w:rsidP="00803E7C">
            <w:pPr>
              <w:spacing w:before="120"/>
              <w:rPr>
                <w:b/>
                <w:bCs/>
              </w:rPr>
            </w:pPr>
            <w:r w:rsidRPr="009E3052">
              <w:rPr>
                <w:b/>
                <w:bCs/>
              </w:rPr>
              <w:t>ENLR</w:t>
            </w:r>
          </w:p>
        </w:tc>
        <w:tc>
          <w:tcPr>
            <w:tcW w:w="1315" w:type="pct"/>
            <w:tcBorders>
              <w:top w:val="single" w:sz="4" w:space="0" w:color="auto"/>
              <w:bottom w:val="single" w:sz="4" w:space="0" w:color="auto"/>
            </w:tcBorders>
          </w:tcPr>
          <w:p w14:paraId="2DAD7A52" w14:textId="77777777" w:rsidR="007555E9" w:rsidRPr="009E3052" w:rsidRDefault="007555E9" w:rsidP="00803E7C">
            <w:pPr>
              <w:spacing w:before="120"/>
              <w:rPr>
                <w:b/>
                <w:bCs/>
              </w:rPr>
            </w:pPr>
            <w:r w:rsidRPr="009E3052">
              <w:rPr>
                <w:b/>
                <w:bCs/>
              </w:rPr>
              <w:t>Parameter</w:t>
            </w:r>
          </w:p>
        </w:tc>
        <w:tc>
          <w:tcPr>
            <w:tcW w:w="712" w:type="pct"/>
            <w:tcBorders>
              <w:top w:val="single" w:sz="4" w:space="0" w:color="auto"/>
              <w:bottom w:val="single" w:sz="4" w:space="0" w:color="auto"/>
            </w:tcBorders>
            <w:vAlign w:val="center"/>
          </w:tcPr>
          <w:p w14:paraId="733A607F" w14:textId="77777777" w:rsidR="007555E9" w:rsidRPr="009E3052" w:rsidRDefault="007555E9" w:rsidP="00803E7C">
            <w:pPr>
              <w:spacing w:before="120"/>
              <w:jc w:val="right"/>
              <w:rPr>
                <w:b/>
                <w:bCs/>
              </w:rPr>
            </w:pPr>
            <w:r w:rsidRPr="009E3052">
              <w:rPr>
                <w:b/>
                <w:bCs/>
              </w:rPr>
              <w:t>Value</w:t>
            </w:r>
          </w:p>
        </w:tc>
        <w:tc>
          <w:tcPr>
            <w:tcW w:w="156" w:type="pct"/>
          </w:tcPr>
          <w:p w14:paraId="2194D7A2" w14:textId="77777777" w:rsidR="007555E9" w:rsidRPr="009E3052" w:rsidRDefault="007555E9" w:rsidP="00803E7C">
            <w:pPr>
              <w:spacing w:before="120"/>
              <w:rPr>
                <w:b/>
                <w:bCs/>
              </w:rPr>
            </w:pPr>
          </w:p>
        </w:tc>
        <w:tc>
          <w:tcPr>
            <w:tcW w:w="1315" w:type="pct"/>
            <w:tcBorders>
              <w:top w:val="single" w:sz="4" w:space="0" w:color="auto"/>
              <w:bottom w:val="single" w:sz="4" w:space="0" w:color="auto"/>
            </w:tcBorders>
          </w:tcPr>
          <w:p w14:paraId="6621201D" w14:textId="77777777" w:rsidR="007555E9" w:rsidRPr="009E3052" w:rsidRDefault="007555E9" w:rsidP="00803E7C">
            <w:pPr>
              <w:spacing w:before="120"/>
              <w:rPr>
                <w:b/>
                <w:bCs/>
              </w:rPr>
            </w:pPr>
            <w:r w:rsidRPr="009E3052">
              <w:rPr>
                <w:b/>
                <w:bCs/>
              </w:rPr>
              <w:t>Parameter</w:t>
            </w:r>
          </w:p>
        </w:tc>
        <w:tc>
          <w:tcPr>
            <w:tcW w:w="778" w:type="pct"/>
            <w:tcBorders>
              <w:top w:val="single" w:sz="4" w:space="0" w:color="auto"/>
              <w:bottom w:val="single" w:sz="4" w:space="0" w:color="auto"/>
            </w:tcBorders>
            <w:vAlign w:val="center"/>
          </w:tcPr>
          <w:p w14:paraId="1FD9F691" w14:textId="77777777" w:rsidR="007555E9" w:rsidRPr="009E3052" w:rsidRDefault="007555E9" w:rsidP="00803E7C">
            <w:pPr>
              <w:spacing w:before="120"/>
              <w:jc w:val="right"/>
              <w:rPr>
                <w:b/>
                <w:bCs/>
              </w:rPr>
            </w:pPr>
            <w:r w:rsidRPr="009E3052">
              <w:rPr>
                <w:b/>
                <w:bCs/>
              </w:rPr>
              <w:t>Value</w:t>
            </w:r>
          </w:p>
        </w:tc>
      </w:tr>
      <w:tr w:rsidR="007555E9" w14:paraId="7A2EA326" w14:textId="77777777" w:rsidTr="00803E7C">
        <w:trPr>
          <w:jc w:val="center"/>
        </w:trPr>
        <w:tc>
          <w:tcPr>
            <w:tcW w:w="724" w:type="pct"/>
            <w:vMerge/>
          </w:tcPr>
          <w:p w14:paraId="0CA56371" w14:textId="77777777" w:rsidR="007555E9" w:rsidRPr="009E3052" w:rsidRDefault="007555E9" w:rsidP="00803E7C">
            <w:pPr>
              <w:rPr>
                <w:b/>
                <w:bCs/>
              </w:rPr>
            </w:pPr>
          </w:p>
        </w:tc>
        <w:tc>
          <w:tcPr>
            <w:tcW w:w="1315" w:type="pct"/>
            <w:tcBorders>
              <w:top w:val="single" w:sz="4" w:space="0" w:color="auto"/>
            </w:tcBorders>
          </w:tcPr>
          <w:p w14:paraId="3FE4A969" w14:textId="77777777" w:rsidR="007555E9" w:rsidRDefault="007555E9" w:rsidP="00803E7C">
            <w:r w:rsidRPr="00F5693D">
              <w:t xml:space="preserve">C </w:t>
            </w:r>
          </w:p>
        </w:tc>
        <w:tc>
          <w:tcPr>
            <w:tcW w:w="712" w:type="pct"/>
            <w:tcBorders>
              <w:top w:val="single" w:sz="4" w:space="0" w:color="auto"/>
            </w:tcBorders>
            <w:vAlign w:val="center"/>
          </w:tcPr>
          <w:p w14:paraId="4244064C" w14:textId="77777777" w:rsidR="007555E9" w:rsidRDefault="007555E9" w:rsidP="00803E7C">
            <w:pPr>
              <w:jc w:val="right"/>
            </w:pPr>
            <w:r w:rsidRPr="00F5693D">
              <w:t>0.1</w:t>
            </w:r>
            <w:r>
              <w:t>00</w:t>
            </w:r>
          </w:p>
        </w:tc>
        <w:tc>
          <w:tcPr>
            <w:tcW w:w="156" w:type="pct"/>
          </w:tcPr>
          <w:p w14:paraId="46B273B1" w14:textId="77777777" w:rsidR="007555E9" w:rsidRPr="00F5693D" w:rsidRDefault="007555E9" w:rsidP="00803E7C"/>
        </w:tc>
        <w:tc>
          <w:tcPr>
            <w:tcW w:w="1315" w:type="pct"/>
            <w:tcBorders>
              <w:top w:val="single" w:sz="4" w:space="0" w:color="auto"/>
            </w:tcBorders>
          </w:tcPr>
          <w:p w14:paraId="470D1E39" w14:textId="77777777" w:rsidR="007555E9" w:rsidRDefault="007555E9" w:rsidP="00803E7C">
            <w:r w:rsidRPr="00F5693D">
              <w:t xml:space="preserve">C </w:t>
            </w:r>
          </w:p>
        </w:tc>
        <w:tc>
          <w:tcPr>
            <w:tcW w:w="778" w:type="pct"/>
            <w:tcBorders>
              <w:top w:val="single" w:sz="4" w:space="0" w:color="auto"/>
            </w:tcBorders>
            <w:vAlign w:val="center"/>
          </w:tcPr>
          <w:p w14:paraId="5D4D5123" w14:textId="77777777" w:rsidR="007555E9" w:rsidRDefault="007555E9" w:rsidP="00803E7C">
            <w:pPr>
              <w:jc w:val="right"/>
            </w:pPr>
            <w:r w:rsidRPr="00F5693D">
              <w:t>0.1</w:t>
            </w:r>
            <w:r>
              <w:t xml:space="preserve">00 </w:t>
            </w:r>
            <m:oMath>
              <m:r>
                <w:rPr>
                  <w:rFonts w:ascii="Cambria Math" w:hAnsi="Cambria Math"/>
                </w:rPr>
                <m:t>(=)</m:t>
              </m:r>
            </m:oMath>
          </w:p>
        </w:tc>
      </w:tr>
      <w:tr w:rsidR="007555E9" w14:paraId="598E0796" w14:textId="77777777" w:rsidTr="00803E7C">
        <w:trPr>
          <w:jc w:val="center"/>
        </w:trPr>
        <w:tc>
          <w:tcPr>
            <w:tcW w:w="724" w:type="pct"/>
            <w:vMerge/>
          </w:tcPr>
          <w:p w14:paraId="6A35D72C" w14:textId="77777777" w:rsidR="007555E9" w:rsidRPr="009E3052" w:rsidRDefault="007555E9" w:rsidP="00803E7C">
            <w:pPr>
              <w:rPr>
                <w:b/>
                <w:bCs/>
              </w:rPr>
            </w:pPr>
          </w:p>
        </w:tc>
        <w:tc>
          <w:tcPr>
            <w:tcW w:w="1315" w:type="pct"/>
          </w:tcPr>
          <w:p w14:paraId="2E8CA241" w14:textId="77777777" w:rsidR="007555E9" w:rsidRPr="00F5693D" w:rsidRDefault="007555E9" w:rsidP="00803E7C">
            <w:r w:rsidRPr="00F5693D">
              <w:t>l1_ratio</w:t>
            </w:r>
          </w:p>
        </w:tc>
        <w:tc>
          <w:tcPr>
            <w:tcW w:w="712" w:type="pct"/>
            <w:vAlign w:val="center"/>
          </w:tcPr>
          <w:p w14:paraId="64396756" w14:textId="77777777" w:rsidR="007555E9" w:rsidRPr="00F5693D" w:rsidRDefault="007555E9" w:rsidP="00803E7C">
            <w:pPr>
              <w:jc w:val="right"/>
            </w:pPr>
            <w:r w:rsidRPr="00DC2951">
              <w:t>0.138</w:t>
            </w:r>
          </w:p>
        </w:tc>
        <w:tc>
          <w:tcPr>
            <w:tcW w:w="156" w:type="pct"/>
          </w:tcPr>
          <w:p w14:paraId="093E3246" w14:textId="77777777" w:rsidR="007555E9" w:rsidRPr="00F5693D" w:rsidRDefault="007555E9" w:rsidP="00803E7C"/>
        </w:tc>
        <w:tc>
          <w:tcPr>
            <w:tcW w:w="1315" w:type="pct"/>
          </w:tcPr>
          <w:p w14:paraId="321B6DB7" w14:textId="77777777" w:rsidR="007555E9" w:rsidRDefault="007555E9" w:rsidP="00803E7C">
            <w:r w:rsidRPr="00F5693D">
              <w:t>l1_ratio</w:t>
            </w:r>
          </w:p>
        </w:tc>
        <w:tc>
          <w:tcPr>
            <w:tcW w:w="778" w:type="pct"/>
            <w:vAlign w:val="center"/>
          </w:tcPr>
          <w:p w14:paraId="614CC77E" w14:textId="77777777" w:rsidR="007555E9" w:rsidRDefault="007555E9" w:rsidP="00803E7C">
            <w:pPr>
              <w:jc w:val="right"/>
            </w:pPr>
            <w:r w:rsidRPr="00DC2951">
              <w:t>0.138</w:t>
            </w:r>
            <w:r>
              <w:t xml:space="preserve"> </w:t>
            </w:r>
            <m:oMath>
              <m:r>
                <w:rPr>
                  <w:rFonts w:ascii="Cambria Math" w:hAnsi="Cambria Math"/>
                </w:rPr>
                <m:t>(=)</m:t>
              </m:r>
            </m:oMath>
          </w:p>
        </w:tc>
      </w:tr>
      <w:tr w:rsidR="007555E9" w14:paraId="49ECF349" w14:textId="77777777" w:rsidTr="00803E7C">
        <w:trPr>
          <w:jc w:val="center"/>
        </w:trPr>
        <w:tc>
          <w:tcPr>
            <w:tcW w:w="724" w:type="pct"/>
            <w:vMerge/>
          </w:tcPr>
          <w:p w14:paraId="38C5E507" w14:textId="77777777" w:rsidR="007555E9" w:rsidRPr="009E3052" w:rsidRDefault="007555E9" w:rsidP="00803E7C">
            <w:pPr>
              <w:rPr>
                <w:b/>
                <w:bCs/>
              </w:rPr>
            </w:pPr>
          </w:p>
        </w:tc>
        <w:tc>
          <w:tcPr>
            <w:tcW w:w="1315" w:type="pct"/>
            <w:tcBorders>
              <w:bottom w:val="single" w:sz="4" w:space="0" w:color="auto"/>
            </w:tcBorders>
          </w:tcPr>
          <w:p w14:paraId="1AF007B9"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0565174E" w14:textId="77777777" w:rsidR="007555E9" w:rsidRPr="009E3052" w:rsidRDefault="007555E9" w:rsidP="00803E7C">
            <w:pPr>
              <w:jc w:val="right"/>
              <w:rPr>
                <w:b/>
                <w:bCs/>
              </w:rPr>
            </w:pPr>
            <w:r w:rsidRPr="009E3052">
              <w:rPr>
                <w:b/>
                <w:bCs/>
              </w:rPr>
              <w:t>Value</w:t>
            </w:r>
          </w:p>
        </w:tc>
        <w:tc>
          <w:tcPr>
            <w:tcW w:w="156" w:type="pct"/>
          </w:tcPr>
          <w:p w14:paraId="123BCFAC" w14:textId="77777777" w:rsidR="007555E9" w:rsidRPr="009E3052" w:rsidRDefault="007555E9" w:rsidP="00803E7C">
            <w:pPr>
              <w:rPr>
                <w:b/>
                <w:bCs/>
              </w:rPr>
            </w:pPr>
          </w:p>
        </w:tc>
        <w:tc>
          <w:tcPr>
            <w:tcW w:w="1315" w:type="pct"/>
            <w:tcBorders>
              <w:bottom w:val="single" w:sz="4" w:space="0" w:color="auto"/>
            </w:tcBorders>
          </w:tcPr>
          <w:p w14:paraId="1B9AC623"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1BAFFF97" w14:textId="77777777" w:rsidR="007555E9" w:rsidRPr="009E3052" w:rsidRDefault="007555E9" w:rsidP="00803E7C">
            <w:pPr>
              <w:jc w:val="right"/>
              <w:rPr>
                <w:b/>
                <w:bCs/>
              </w:rPr>
            </w:pPr>
            <w:r w:rsidRPr="009E3052">
              <w:rPr>
                <w:b/>
                <w:bCs/>
              </w:rPr>
              <w:t>Value</w:t>
            </w:r>
          </w:p>
        </w:tc>
      </w:tr>
      <w:tr w:rsidR="007555E9" w14:paraId="7CE53887" w14:textId="77777777" w:rsidTr="00803E7C">
        <w:trPr>
          <w:jc w:val="center"/>
        </w:trPr>
        <w:tc>
          <w:tcPr>
            <w:tcW w:w="724" w:type="pct"/>
            <w:vMerge/>
          </w:tcPr>
          <w:p w14:paraId="223E1089" w14:textId="77777777" w:rsidR="007555E9" w:rsidRPr="009E3052" w:rsidRDefault="007555E9" w:rsidP="00803E7C">
            <w:pPr>
              <w:rPr>
                <w:b/>
                <w:bCs/>
              </w:rPr>
            </w:pPr>
          </w:p>
        </w:tc>
        <w:tc>
          <w:tcPr>
            <w:tcW w:w="1315" w:type="pct"/>
            <w:tcBorders>
              <w:top w:val="single" w:sz="4" w:space="0" w:color="auto"/>
            </w:tcBorders>
          </w:tcPr>
          <w:p w14:paraId="420D2984" w14:textId="77777777" w:rsidR="007555E9" w:rsidRPr="002B4D06" w:rsidRDefault="007555E9" w:rsidP="00803E7C">
            <w:r>
              <w:t>MCC</w:t>
            </w:r>
          </w:p>
        </w:tc>
        <w:tc>
          <w:tcPr>
            <w:tcW w:w="712" w:type="pct"/>
            <w:tcBorders>
              <w:top w:val="single" w:sz="4" w:space="0" w:color="auto"/>
            </w:tcBorders>
            <w:vAlign w:val="center"/>
          </w:tcPr>
          <w:p w14:paraId="0DFE8D50" w14:textId="77777777" w:rsidR="007555E9" w:rsidRDefault="007555E9" w:rsidP="00803E7C">
            <w:pPr>
              <w:jc w:val="right"/>
            </w:pPr>
            <w:r w:rsidRPr="00DC2951">
              <w:t>54.58</w:t>
            </w:r>
          </w:p>
        </w:tc>
        <w:tc>
          <w:tcPr>
            <w:tcW w:w="156" w:type="pct"/>
          </w:tcPr>
          <w:p w14:paraId="7980002A" w14:textId="77777777" w:rsidR="007555E9" w:rsidRDefault="007555E9" w:rsidP="00803E7C"/>
        </w:tc>
        <w:tc>
          <w:tcPr>
            <w:tcW w:w="1315" w:type="pct"/>
            <w:tcBorders>
              <w:top w:val="single" w:sz="4" w:space="0" w:color="auto"/>
            </w:tcBorders>
          </w:tcPr>
          <w:p w14:paraId="3E933DC0" w14:textId="77777777" w:rsidR="007555E9" w:rsidRPr="002B4D06" w:rsidRDefault="007555E9" w:rsidP="00803E7C">
            <w:r>
              <w:t>MCC</w:t>
            </w:r>
          </w:p>
        </w:tc>
        <w:tc>
          <w:tcPr>
            <w:tcW w:w="778" w:type="pct"/>
            <w:tcBorders>
              <w:top w:val="single" w:sz="4" w:space="0" w:color="auto"/>
            </w:tcBorders>
            <w:vAlign w:val="center"/>
          </w:tcPr>
          <w:p w14:paraId="31B4B735" w14:textId="77777777" w:rsidR="007555E9" w:rsidRDefault="007555E9" w:rsidP="00803E7C">
            <w:pPr>
              <w:jc w:val="right"/>
            </w:pPr>
            <w:r w:rsidRPr="00DC2951">
              <w:t>54.58</w:t>
            </w:r>
          </w:p>
        </w:tc>
      </w:tr>
      <w:tr w:rsidR="007555E9" w14:paraId="5DDFFE51" w14:textId="77777777" w:rsidTr="00803E7C">
        <w:trPr>
          <w:jc w:val="center"/>
        </w:trPr>
        <w:tc>
          <w:tcPr>
            <w:tcW w:w="724" w:type="pct"/>
            <w:vMerge/>
          </w:tcPr>
          <w:p w14:paraId="00B68FCE" w14:textId="77777777" w:rsidR="007555E9" w:rsidRPr="009E3052" w:rsidRDefault="007555E9" w:rsidP="00803E7C">
            <w:pPr>
              <w:rPr>
                <w:b/>
                <w:bCs/>
              </w:rPr>
            </w:pPr>
          </w:p>
        </w:tc>
        <w:tc>
          <w:tcPr>
            <w:tcW w:w="1315" w:type="pct"/>
          </w:tcPr>
          <w:p w14:paraId="76B76F94" w14:textId="77777777" w:rsidR="007555E9" w:rsidRDefault="007555E9" w:rsidP="00803E7C">
            <w:r>
              <w:t>NPV</w:t>
            </w:r>
          </w:p>
        </w:tc>
        <w:tc>
          <w:tcPr>
            <w:tcW w:w="712" w:type="pct"/>
            <w:vAlign w:val="center"/>
          </w:tcPr>
          <w:p w14:paraId="7640853D" w14:textId="77777777" w:rsidR="007555E9" w:rsidRDefault="007555E9" w:rsidP="00803E7C">
            <w:pPr>
              <w:jc w:val="right"/>
            </w:pPr>
            <w:r w:rsidRPr="00DC2951">
              <w:t>80.02</w:t>
            </w:r>
          </w:p>
        </w:tc>
        <w:tc>
          <w:tcPr>
            <w:tcW w:w="156" w:type="pct"/>
          </w:tcPr>
          <w:p w14:paraId="24445FEF" w14:textId="77777777" w:rsidR="007555E9" w:rsidRDefault="007555E9" w:rsidP="00803E7C"/>
        </w:tc>
        <w:tc>
          <w:tcPr>
            <w:tcW w:w="1315" w:type="pct"/>
          </w:tcPr>
          <w:p w14:paraId="6E212784" w14:textId="77777777" w:rsidR="007555E9" w:rsidRDefault="007555E9" w:rsidP="00803E7C">
            <w:r>
              <w:t>NPV</w:t>
            </w:r>
          </w:p>
        </w:tc>
        <w:tc>
          <w:tcPr>
            <w:tcW w:w="778" w:type="pct"/>
            <w:vAlign w:val="center"/>
          </w:tcPr>
          <w:p w14:paraId="08F5EF0A" w14:textId="77777777" w:rsidR="007555E9" w:rsidRDefault="007555E9" w:rsidP="00803E7C">
            <w:pPr>
              <w:jc w:val="right"/>
            </w:pPr>
            <w:r w:rsidRPr="00DC2951">
              <w:t>80.02</w:t>
            </w:r>
          </w:p>
        </w:tc>
      </w:tr>
      <w:tr w:rsidR="007555E9" w14:paraId="4175E912" w14:textId="77777777" w:rsidTr="00803E7C">
        <w:trPr>
          <w:jc w:val="center"/>
        </w:trPr>
        <w:tc>
          <w:tcPr>
            <w:tcW w:w="724" w:type="pct"/>
            <w:vMerge/>
          </w:tcPr>
          <w:p w14:paraId="752C3F4A" w14:textId="77777777" w:rsidR="007555E9" w:rsidRPr="009E3052" w:rsidRDefault="007555E9" w:rsidP="00803E7C">
            <w:pPr>
              <w:rPr>
                <w:b/>
                <w:bCs/>
              </w:rPr>
            </w:pPr>
          </w:p>
        </w:tc>
        <w:tc>
          <w:tcPr>
            <w:tcW w:w="1315" w:type="pct"/>
          </w:tcPr>
          <w:p w14:paraId="3D85003B" w14:textId="77777777" w:rsidR="007555E9" w:rsidRDefault="007555E9" w:rsidP="00803E7C">
            <w:r>
              <w:t>AUC</w:t>
            </w:r>
          </w:p>
        </w:tc>
        <w:tc>
          <w:tcPr>
            <w:tcW w:w="712" w:type="pct"/>
            <w:vAlign w:val="center"/>
          </w:tcPr>
          <w:p w14:paraId="3266A523" w14:textId="77777777" w:rsidR="007555E9" w:rsidRDefault="007555E9" w:rsidP="00803E7C">
            <w:pPr>
              <w:jc w:val="right"/>
            </w:pPr>
            <w:r w:rsidRPr="00DC2951">
              <w:t>82.09</w:t>
            </w:r>
          </w:p>
        </w:tc>
        <w:tc>
          <w:tcPr>
            <w:tcW w:w="156" w:type="pct"/>
          </w:tcPr>
          <w:p w14:paraId="26D9F10E" w14:textId="77777777" w:rsidR="007555E9" w:rsidRDefault="007555E9" w:rsidP="00803E7C"/>
        </w:tc>
        <w:tc>
          <w:tcPr>
            <w:tcW w:w="1315" w:type="pct"/>
          </w:tcPr>
          <w:p w14:paraId="1201688D" w14:textId="77777777" w:rsidR="007555E9" w:rsidRDefault="007555E9" w:rsidP="00803E7C">
            <w:r>
              <w:t>AUC</w:t>
            </w:r>
          </w:p>
        </w:tc>
        <w:tc>
          <w:tcPr>
            <w:tcW w:w="778" w:type="pct"/>
            <w:vAlign w:val="center"/>
          </w:tcPr>
          <w:p w14:paraId="5B14A11E" w14:textId="77777777" w:rsidR="007555E9" w:rsidRDefault="007555E9" w:rsidP="00803E7C">
            <w:pPr>
              <w:jc w:val="right"/>
            </w:pPr>
            <w:r w:rsidRPr="00DC2951">
              <w:t>82.09</w:t>
            </w:r>
          </w:p>
        </w:tc>
      </w:tr>
      <w:tr w:rsidR="007555E9" w14:paraId="5EDC4F12" w14:textId="77777777" w:rsidTr="00803E7C">
        <w:trPr>
          <w:jc w:val="center"/>
        </w:trPr>
        <w:tc>
          <w:tcPr>
            <w:tcW w:w="724" w:type="pct"/>
            <w:vMerge/>
          </w:tcPr>
          <w:p w14:paraId="637B23F7" w14:textId="77777777" w:rsidR="007555E9" w:rsidRPr="009E3052" w:rsidRDefault="007555E9" w:rsidP="00803E7C">
            <w:pPr>
              <w:rPr>
                <w:b/>
                <w:bCs/>
              </w:rPr>
            </w:pPr>
          </w:p>
        </w:tc>
        <w:tc>
          <w:tcPr>
            <w:tcW w:w="1315" w:type="pct"/>
          </w:tcPr>
          <w:p w14:paraId="061F9F10" w14:textId="77777777" w:rsidR="007555E9" w:rsidRDefault="007555E9" w:rsidP="00803E7C">
            <w:r>
              <w:t>Accuracy</w:t>
            </w:r>
          </w:p>
        </w:tc>
        <w:tc>
          <w:tcPr>
            <w:tcW w:w="712" w:type="pct"/>
            <w:vAlign w:val="center"/>
          </w:tcPr>
          <w:p w14:paraId="0625E49C" w14:textId="77777777" w:rsidR="007555E9" w:rsidRDefault="007555E9" w:rsidP="00803E7C">
            <w:pPr>
              <w:jc w:val="right"/>
            </w:pPr>
            <w:r w:rsidRPr="00DC2951">
              <w:t>77.76</w:t>
            </w:r>
          </w:p>
        </w:tc>
        <w:tc>
          <w:tcPr>
            <w:tcW w:w="156" w:type="pct"/>
          </w:tcPr>
          <w:p w14:paraId="76BFE632" w14:textId="77777777" w:rsidR="007555E9" w:rsidRDefault="007555E9" w:rsidP="00803E7C"/>
        </w:tc>
        <w:tc>
          <w:tcPr>
            <w:tcW w:w="1315" w:type="pct"/>
          </w:tcPr>
          <w:p w14:paraId="3AEF0ED7" w14:textId="77777777" w:rsidR="007555E9" w:rsidRDefault="007555E9" w:rsidP="00803E7C">
            <w:r>
              <w:t>Accuracy</w:t>
            </w:r>
          </w:p>
        </w:tc>
        <w:tc>
          <w:tcPr>
            <w:tcW w:w="778" w:type="pct"/>
            <w:vAlign w:val="center"/>
          </w:tcPr>
          <w:p w14:paraId="00191F8F" w14:textId="77777777" w:rsidR="007555E9" w:rsidRDefault="007555E9" w:rsidP="00803E7C">
            <w:pPr>
              <w:jc w:val="right"/>
            </w:pPr>
            <w:r w:rsidRPr="00DC2951">
              <w:t>77.76</w:t>
            </w:r>
          </w:p>
        </w:tc>
      </w:tr>
      <w:tr w:rsidR="007555E9" w14:paraId="38C21B3C" w14:textId="77777777" w:rsidTr="00803E7C">
        <w:trPr>
          <w:jc w:val="center"/>
        </w:trPr>
        <w:tc>
          <w:tcPr>
            <w:tcW w:w="724" w:type="pct"/>
            <w:vMerge/>
          </w:tcPr>
          <w:p w14:paraId="44D24021" w14:textId="77777777" w:rsidR="007555E9" w:rsidRPr="009E3052" w:rsidRDefault="007555E9" w:rsidP="00803E7C">
            <w:pPr>
              <w:rPr>
                <w:b/>
                <w:bCs/>
              </w:rPr>
            </w:pPr>
          </w:p>
        </w:tc>
        <w:tc>
          <w:tcPr>
            <w:tcW w:w="1315" w:type="pct"/>
          </w:tcPr>
          <w:p w14:paraId="50F30A41" w14:textId="77777777" w:rsidR="007555E9" w:rsidRDefault="007555E9" w:rsidP="00803E7C">
            <w:pPr>
              <w:spacing w:after="120"/>
            </w:pPr>
            <w:r>
              <w:t>F1-Score</w:t>
            </w:r>
          </w:p>
        </w:tc>
        <w:tc>
          <w:tcPr>
            <w:tcW w:w="712" w:type="pct"/>
            <w:vAlign w:val="center"/>
          </w:tcPr>
          <w:p w14:paraId="16DD3868" w14:textId="77777777" w:rsidR="007555E9" w:rsidRDefault="007555E9" w:rsidP="00803E7C">
            <w:pPr>
              <w:spacing w:after="120"/>
              <w:jc w:val="right"/>
            </w:pPr>
            <w:r w:rsidRPr="00DC2951">
              <w:t>81.65</w:t>
            </w:r>
          </w:p>
        </w:tc>
        <w:tc>
          <w:tcPr>
            <w:tcW w:w="156" w:type="pct"/>
          </w:tcPr>
          <w:p w14:paraId="3FC9AAA0" w14:textId="77777777" w:rsidR="007555E9" w:rsidRDefault="007555E9" w:rsidP="00803E7C">
            <w:pPr>
              <w:spacing w:after="120"/>
            </w:pPr>
          </w:p>
        </w:tc>
        <w:tc>
          <w:tcPr>
            <w:tcW w:w="1315" w:type="pct"/>
          </w:tcPr>
          <w:p w14:paraId="36A3827C" w14:textId="77777777" w:rsidR="007555E9" w:rsidRDefault="007555E9" w:rsidP="00803E7C">
            <w:pPr>
              <w:spacing w:after="120"/>
            </w:pPr>
            <w:r>
              <w:t>F1-Score</w:t>
            </w:r>
          </w:p>
        </w:tc>
        <w:tc>
          <w:tcPr>
            <w:tcW w:w="778" w:type="pct"/>
            <w:vAlign w:val="center"/>
          </w:tcPr>
          <w:p w14:paraId="39D19807" w14:textId="77777777" w:rsidR="007555E9" w:rsidRDefault="007555E9" w:rsidP="00803E7C">
            <w:pPr>
              <w:spacing w:after="120"/>
              <w:jc w:val="right"/>
            </w:pPr>
            <w:r w:rsidRPr="00DC2951">
              <w:t>81.65</w:t>
            </w:r>
          </w:p>
        </w:tc>
      </w:tr>
      <w:tr w:rsidR="007555E9" w:rsidRPr="00A30307" w14:paraId="7BAA8AAC" w14:textId="77777777" w:rsidTr="00803E7C">
        <w:trPr>
          <w:jc w:val="center"/>
        </w:trPr>
        <w:tc>
          <w:tcPr>
            <w:tcW w:w="724" w:type="pct"/>
            <w:vMerge w:val="restart"/>
            <w:tcBorders>
              <w:bottom w:val="single" w:sz="4" w:space="0" w:color="auto"/>
            </w:tcBorders>
          </w:tcPr>
          <w:p w14:paraId="099BACB5" w14:textId="77777777" w:rsidR="007555E9" w:rsidRPr="009E3052" w:rsidRDefault="007555E9" w:rsidP="00803E7C">
            <w:pPr>
              <w:rPr>
                <w:b/>
                <w:bCs/>
              </w:rPr>
            </w:pPr>
            <w:r w:rsidRPr="009E3052">
              <w:rPr>
                <w:b/>
                <w:bCs/>
              </w:rPr>
              <w:t>RFC</w:t>
            </w:r>
          </w:p>
        </w:tc>
        <w:tc>
          <w:tcPr>
            <w:tcW w:w="1315" w:type="pct"/>
            <w:tcBorders>
              <w:bottom w:val="single" w:sz="4" w:space="0" w:color="auto"/>
            </w:tcBorders>
          </w:tcPr>
          <w:p w14:paraId="343D626A" w14:textId="77777777" w:rsidR="007555E9" w:rsidRPr="009E3052" w:rsidRDefault="007555E9" w:rsidP="00803E7C">
            <w:pPr>
              <w:rPr>
                <w:b/>
                <w:bCs/>
              </w:rPr>
            </w:pPr>
            <w:r w:rsidRPr="009E3052">
              <w:rPr>
                <w:b/>
                <w:bCs/>
              </w:rPr>
              <w:t>Parameter</w:t>
            </w:r>
          </w:p>
        </w:tc>
        <w:tc>
          <w:tcPr>
            <w:tcW w:w="712" w:type="pct"/>
            <w:tcBorders>
              <w:bottom w:val="single" w:sz="4" w:space="0" w:color="auto"/>
            </w:tcBorders>
            <w:vAlign w:val="center"/>
          </w:tcPr>
          <w:p w14:paraId="31F53B00" w14:textId="77777777" w:rsidR="007555E9" w:rsidRPr="009E3052" w:rsidRDefault="007555E9" w:rsidP="00803E7C">
            <w:pPr>
              <w:jc w:val="right"/>
              <w:rPr>
                <w:b/>
                <w:bCs/>
              </w:rPr>
            </w:pPr>
            <w:r w:rsidRPr="009E3052">
              <w:rPr>
                <w:b/>
                <w:bCs/>
              </w:rPr>
              <w:t>Value</w:t>
            </w:r>
          </w:p>
        </w:tc>
        <w:tc>
          <w:tcPr>
            <w:tcW w:w="156" w:type="pct"/>
          </w:tcPr>
          <w:p w14:paraId="27E53536" w14:textId="77777777" w:rsidR="007555E9" w:rsidRPr="009E3052" w:rsidRDefault="007555E9" w:rsidP="00803E7C">
            <w:pPr>
              <w:rPr>
                <w:b/>
                <w:bCs/>
              </w:rPr>
            </w:pPr>
          </w:p>
        </w:tc>
        <w:tc>
          <w:tcPr>
            <w:tcW w:w="1315" w:type="pct"/>
            <w:tcBorders>
              <w:bottom w:val="single" w:sz="4" w:space="0" w:color="auto"/>
            </w:tcBorders>
          </w:tcPr>
          <w:p w14:paraId="1F3713AA" w14:textId="77777777" w:rsidR="007555E9" w:rsidRPr="009E3052" w:rsidRDefault="007555E9" w:rsidP="00803E7C">
            <w:pPr>
              <w:rPr>
                <w:b/>
                <w:bCs/>
              </w:rPr>
            </w:pPr>
            <w:r w:rsidRPr="009E3052">
              <w:rPr>
                <w:b/>
                <w:bCs/>
              </w:rPr>
              <w:t>Parameter</w:t>
            </w:r>
          </w:p>
        </w:tc>
        <w:tc>
          <w:tcPr>
            <w:tcW w:w="778" w:type="pct"/>
            <w:tcBorders>
              <w:bottom w:val="single" w:sz="4" w:space="0" w:color="auto"/>
            </w:tcBorders>
            <w:vAlign w:val="center"/>
          </w:tcPr>
          <w:p w14:paraId="1EFA1955" w14:textId="77777777" w:rsidR="007555E9" w:rsidRPr="009E3052" w:rsidRDefault="007555E9" w:rsidP="00803E7C">
            <w:pPr>
              <w:jc w:val="right"/>
              <w:rPr>
                <w:b/>
                <w:bCs/>
              </w:rPr>
            </w:pPr>
            <w:r w:rsidRPr="009E3052">
              <w:rPr>
                <w:b/>
                <w:bCs/>
              </w:rPr>
              <w:t>Value</w:t>
            </w:r>
          </w:p>
        </w:tc>
      </w:tr>
      <w:tr w:rsidR="007555E9" w:rsidRPr="00A30307" w14:paraId="78536B50" w14:textId="77777777" w:rsidTr="00803E7C">
        <w:trPr>
          <w:jc w:val="center"/>
        </w:trPr>
        <w:tc>
          <w:tcPr>
            <w:tcW w:w="724" w:type="pct"/>
            <w:vMerge/>
            <w:tcBorders>
              <w:top w:val="single" w:sz="4" w:space="0" w:color="auto"/>
            </w:tcBorders>
          </w:tcPr>
          <w:p w14:paraId="5896DC8C" w14:textId="77777777" w:rsidR="007555E9" w:rsidRDefault="007555E9" w:rsidP="00803E7C"/>
        </w:tc>
        <w:tc>
          <w:tcPr>
            <w:tcW w:w="1315" w:type="pct"/>
            <w:tcBorders>
              <w:top w:val="single" w:sz="4" w:space="0" w:color="auto"/>
            </w:tcBorders>
          </w:tcPr>
          <w:p w14:paraId="2E97CEA3" w14:textId="77777777" w:rsidR="007555E9" w:rsidRDefault="007555E9" w:rsidP="00803E7C">
            <w:r w:rsidRPr="002B4D06">
              <w:t>criterion</w:t>
            </w:r>
          </w:p>
        </w:tc>
        <w:tc>
          <w:tcPr>
            <w:tcW w:w="712" w:type="pct"/>
            <w:tcBorders>
              <w:top w:val="single" w:sz="4" w:space="0" w:color="auto"/>
            </w:tcBorders>
            <w:vAlign w:val="center"/>
          </w:tcPr>
          <w:p w14:paraId="10DF0CA6" w14:textId="77777777" w:rsidR="007555E9" w:rsidRPr="002B4D06" w:rsidRDefault="007555E9" w:rsidP="00803E7C">
            <w:pPr>
              <w:jc w:val="right"/>
            </w:pPr>
            <w:r w:rsidRPr="002B4D06">
              <w:t>'entropy'</w:t>
            </w:r>
          </w:p>
        </w:tc>
        <w:tc>
          <w:tcPr>
            <w:tcW w:w="156" w:type="pct"/>
          </w:tcPr>
          <w:p w14:paraId="57F4F014" w14:textId="77777777" w:rsidR="007555E9" w:rsidRPr="002B4D06" w:rsidRDefault="007555E9" w:rsidP="00803E7C"/>
        </w:tc>
        <w:tc>
          <w:tcPr>
            <w:tcW w:w="1315" w:type="pct"/>
            <w:tcBorders>
              <w:top w:val="single" w:sz="4" w:space="0" w:color="auto"/>
            </w:tcBorders>
          </w:tcPr>
          <w:p w14:paraId="6AAB1CCF" w14:textId="77777777" w:rsidR="007555E9" w:rsidRDefault="007555E9" w:rsidP="00803E7C">
            <w:r w:rsidRPr="002B4D06">
              <w:t>criterion</w:t>
            </w:r>
          </w:p>
        </w:tc>
        <w:tc>
          <w:tcPr>
            <w:tcW w:w="778" w:type="pct"/>
            <w:tcBorders>
              <w:top w:val="single" w:sz="4" w:space="0" w:color="auto"/>
            </w:tcBorders>
            <w:vAlign w:val="center"/>
          </w:tcPr>
          <w:p w14:paraId="417D2078" w14:textId="77777777" w:rsidR="007555E9" w:rsidRPr="002B4D06" w:rsidRDefault="007555E9" w:rsidP="00803E7C">
            <w:pPr>
              <w:jc w:val="right"/>
            </w:pPr>
            <w:r w:rsidRPr="002B4D06">
              <w:t>'entropy'</w:t>
            </w:r>
          </w:p>
        </w:tc>
      </w:tr>
      <w:tr w:rsidR="007555E9" w:rsidRPr="00A30307" w14:paraId="2BA822CD" w14:textId="77777777" w:rsidTr="00803E7C">
        <w:trPr>
          <w:jc w:val="center"/>
        </w:trPr>
        <w:tc>
          <w:tcPr>
            <w:tcW w:w="724" w:type="pct"/>
            <w:vMerge/>
          </w:tcPr>
          <w:p w14:paraId="3348E675" w14:textId="77777777" w:rsidR="007555E9" w:rsidRDefault="007555E9" w:rsidP="00803E7C"/>
        </w:tc>
        <w:tc>
          <w:tcPr>
            <w:tcW w:w="1315" w:type="pct"/>
          </w:tcPr>
          <w:p w14:paraId="0EBDDCDD" w14:textId="77777777" w:rsidR="007555E9" w:rsidRPr="002B4D06" w:rsidRDefault="007555E9" w:rsidP="00803E7C">
            <w:r w:rsidRPr="002B4D06">
              <w:t>max_depth</w:t>
            </w:r>
          </w:p>
        </w:tc>
        <w:tc>
          <w:tcPr>
            <w:tcW w:w="712" w:type="pct"/>
            <w:vAlign w:val="center"/>
          </w:tcPr>
          <w:p w14:paraId="24CED344" w14:textId="77777777" w:rsidR="007555E9" w:rsidRPr="002B4D06" w:rsidRDefault="007555E9" w:rsidP="00803E7C">
            <w:pPr>
              <w:jc w:val="right"/>
            </w:pPr>
            <w:r w:rsidRPr="002B4D06">
              <w:t>9</w:t>
            </w:r>
          </w:p>
        </w:tc>
        <w:tc>
          <w:tcPr>
            <w:tcW w:w="156" w:type="pct"/>
          </w:tcPr>
          <w:p w14:paraId="2D8BAE66" w14:textId="77777777" w:rsidR="007555E9" w:rsidRPr="002B4D06" w:rsidRDefault="007555E9" w:rsidP="00803E7C"/>
        </w:tc>
        <w:tc>
          <w:tcPr>
            <w:tcW w:w="1315" w:type="pct"/>
          </w:tcPr>
          <w:p w14:paraId="62AE3899" w14:textId="77777777" w:rsidR="007555E9" w:rsidRPr="002B4D06" w:rsidRDefault="007555E9" w:rsidP="00803E7C">
            <w:r w:rsidRPr="002B4D06">
              <w:t>max_depth</w:t>
            </w:r>
          </w:p>
        </w:tc>
        <w:tc>
          <w:tcPr>
            <w:tcW w:w="778" w:type="pct"/>
            <w:vAlign w:val="center"/>
          </w:tcPr>
          <w:p w14:paraId="50BE329A" w14:textId="77777777" w:rsidR="007555E9" w:rsidRPr="002B4D06" w:rsidRDefault="007555E9" w:rsidP="00803E7C">
            <w:pPr>
              <w:jc w:val="right"/>
            </w:pPr>
            <w:r w:rsidRPr="002B4D06">
              <w:t>9</w:t>
            </w:r>
          </w:p>
        </w:tc>
      </w:tr>
      <w:tr w:rsidR="007555E9" w:rsidRPr="00A30307" w14:paraId="5A1E4785" w14:textId="77777777" w:rsidTr="00803E7C">
        <w:trPr>
          <w:jc w:val="center"/>
        </w:trPr>
        <w:tc>
          <w:tcPr>
            <w:tcW w:w="724" w:type="pct"/>
            <w:vMerge/>
          </w:tcPr>
          <w:p w14:paraId="6C4BD8AE" w14:textId="77777777" w:rsidR="007555E9" w:rsidRDefault="007555E9" w:rsidP="00803E7C"/>
        </w:tc>
        <w:tc>
          <w:tcPr>
            <w:tcW w:w="1315" w:type="pct"/>
          </w:tcPr>
          <w:p w14:paraId="34C46C9E" w14:textId="77777777" w:rsidR="007555E9" w:rsidRPr="002B4D06" w:rsidRDefault="007555E9" w:rsidP="00803E7C">
            <w:r w:rsidRPr="002B4D06">
              <w:t>max_features</w:t>
            </w:r>
          </w:p>
        </w:tc>
        <w:tc>
          <w:tcPr>
            <w:tcW w:w="712" w:type="pct"/>
            <w:vAlign w:val="center"/>
          </w:tcPr>
          <w:p w14:paraId="6E87C854" w14:textId="77777777" w:rsidR="007555E9" w:rsidRPr="002B4D06" w:rsidRDefault="007555E9" w:rsidP="00803E7C">
            <w:pPr>
              <w:jc w:val="right"/>
            </w:pPr>
            <w:r w:rsidRPr="002B4D06">
              <w:t>0.14</w:t>
            </w:r>
            <w:r>
              <w:t>2</w:t>
            </w:r>
          </w:p>
        </w:tc>
        <w:tc>
          <w:tcPr>
            <w:tcW w:w="156" w:type="pct"/>
          </w:tcPr>
          <w:p w14:paraId="6A1D4409" w14:textId="77777777" w:rsidR="007555E9" w:rsidRPr="002B4D06" w:rsidRDefault="007555E9" w:rsidP="00803E7C"/>
        </w:tc>
        <w:tc>
          <w:tcPr>
            <w:tcW w:w="1315" w:type="pct"/>
          </w:tcPr>
          <w:p w14:paraId="7FC8017B" w14:textId="77777777" w:rsidR="007555E9" w:rsidRPr="002B4D06" w:rsidRDefault="007555E9" w:rsidP="00803E7C">
            <w:r w:rsidRPr="002B4D06">
              <w:t>max_features</w:t>
            </w:r>
          </w:p>
        </w:tc>
        <w:tc>
          <w:tcPr>
            <w:tcW w:w="778" w:type="pct"/>
            <w:vAlign w:val="center"/>
          </w:tcPr>
          <w:p w14:paraId="36EDC152" w14:textId="77777777" w:rsidR="007555E9" w:rsidRPr="002B4D06" w:rsidRDefault="007555E9" w:rsidP="00803E7C">
            <w:pPr>
              <w:jc w:val="right"/>
            </w:pPr>
            <w:r w:rsidRPr="002B4D06">
              <w:t>0.141</w:t>
            </w:r>
          </w:p>
        </w:tc>
      </w:tr>
      <w:tr w:rsidR="007555E9" w:rsidRPr="00A30307" w14:paraId="277F4E8A" w14:textId="77777777" w:rsidTr="00803E7C">
        <w:trPr>
          <w:jc w:val="center"/>
        </w:trPr>
        <w:tc>
          <w:tcPr>
            <w:tcW w:w="724" w:type="pct"/>
            <w:vMerge/>
          </w:tcPr>
          <w:p w14:paraId="56AAA643" w14:textId="77777777" w:rsidR="007555E9" w:rsidRDefault="007555E9" w:rsidP="00803E7C"/>
        </w:tc>
        <w:tc>
          <w:tcPr>
            <w:tcW w:w="1315" w:type="pct"/>
          </w:tcPr>
          <w:p w14:paraId="6BB93639" w14:textId="77777777" w:rsidR="007555E9" w:rsidRPr="002B4D06" w:rsidRDefault="007555E9" w:rsidP="00803E7C">
            <w:r w:rsidRPr="002B4D06">
              <w:t>min_samples_leaf</w:t>
            </w:r>
          </w:p>
        </w:tc>
        <w:tc>
          <w:tcPr>
            <w:tcW w:w="712" w:type="pct"/>
            <w:vAlign w:val="center"/>
          </w:tcPr>
          <w:p w14:paraId="3B621966" w14:textId="77777777" w:rsidR="007555E9" w:rsidRPr="002B4D06" w:rsidRDefault="007555E9" w:rsidP="00803E7C">
            <w:pPr>
              <w:jc w:val="right"/>
            </w:pPr>
            <w:r w:rsidRPr="002B4D06">
              <w:t>0.002</w:t>
            </w:r>
          </w:p>
        </w:tc>
        <w:tc>
          <w:tcPr>
            <w:tcW w:w="156" w:type="pct"/>
          </w:tcPr>
          <w:p w14:paraId="3D753F16" w14:textId="77777777" w:rsidR="007555E9" w:rsidRPr="002B4D06" w:rsidRDefault="007555E9" w:rsidP="00803E7C"/>
        </w:tc>
        <w:tc>
          <w:tcPr>
            <w:tcW w:w="1315" w:type="pct"/>
          </w:tcPr>
          <w:p w14:paraId="56021172" w14:textId="77777777" w:rsidR="007555E9" w:rsidRPr="002B4D06" w:rsidRDefault="007555E9" w:rsidP="00803E7C">
            <w:r w:rsidRPr="002B4D06">
              <w:t>min_samples_leaf</w:t>
            </w:r>
          </w:p>
        </w:tc>
        <w:tc>
          <w:tcPr>
            <w:tcW w:w="778" w:type="pct"/>
            <w:vAlign w:val="center"/>
          </w:tcPr>
          <w:p w14:paraId="2864362E" w14:textId="77777777" w:rsidR="007555E9" w:rsidRPr="002B4D06" w:rsidRDefault="007555E9" w:rsidP="00803E7C">
            <w:pPr>
              <w:jc w:val="right"/>
            </w:pPr>
            <w:r w:rsidRPr="002B4D06">
              <w:t>0.00</w:t>
            </w:r>
            <w:r>
              <w:t>01</w:t>
            </w:r>
          </w:p>
        </w:tc>
      </w:tr>
      <w:tr w:rsidR="007555E9" w:rsidRPr="00A30307" w14:paraId="6BFEF759" w14:textId="77777777" w:rsidTr="00803E7C">
        <w:trPr>
          <w:jc w:val="center"/>
        </w:trPr>
        <w:tc>
          <w:tcPr>
            <w:tcW w:w="724" w:type="pct"/>
            <w:vMerge/>
          </w:tcPr>
          <w:p w14:paraId="59F4D714" w14:textId="77777777" w:rsidR="007555E9" w:rsidRDefault="007555E9" w:rsidP="00803E7C"/>
        </w:tc>
        <w:tc>
          <w:tcPr>
            <w:tcW w:w="1315" w:type="pct"/>
          </w:tcPr>
          <w:p w14:paraId="20EBF707" w14:textId="77777777" w:rsidR="007555E9" w:rsidRPr="002B4D06" w:rsidRDefault="007555E9" w:rsidP="00803E7C">
            <w:r w:rsidRPr="002B4D06">
              <w:t>min_samples_split</w:t>
            </w:r>
          </w:p>
        </w:tc>
        <w:tc>
          <w:tcPr>
            <w:tcW w:w="712" w:type="pct"/>
            <w:vAlign w:val="center"/>
          </w:tcPr>
          <w:p w14:paraId="17709C71" w14:textId="77777777" w:rsidR="007555E9" w:rsidRPr="002B4D06" w:rsidRDefault="007555E9" w:rsidP="00803E7C">
            <w:pPr>
              <w:jc w:val="right"/>
            </w:pPr>
            <w:r w:rsidRPr="002B4D06">
              <w:t>0.012</w:t>
            </w:r>
          </w:p>
        </w:tc>
        <w:tc>
          <w:tcPr>
            <w:tcW w:w="156" w:type="pct"/>
          </w:tcPr>
          <w:p w14:paraId="562E46CF" w14:textId="77777777" w:rsidR="007555E9" w:rsidRPr="002B4D06" w:rsidRDefault="007555E9" w:rsidP="00803E7C"/>
        </w:tc>
        <w:tc>
          <w:tcPr>
            <w:tcW w:w="1315" w:type="pct"/>
          </w:tcPr>
          <w:p w14:paraId="485F5009" w14:textId="77777777" w:rsidR="007555E9" w:rsidRPr="002B4D06" w:rsidRDefault="007555E9" w:rsidP="00803E7C">
            <w:r w:rsidRPr="002B4D06">
              <w:t>min_samples_split</w:t>
            </w:r>
          </w:p>
        </w:tc>
        <w:tc>
          <w:tcPr>
            <w:tcW w:w="778" w:type="pct"/>
            <w:vAlign w:val="center"/>
          </w:tcPr>
          <w:p w14:paraId="0B8E4523" w14:textId="77777777" w:rsidR="007555E9" w:rsidRPr="002B4D06" w:rsidRDefault="007555E9" w:rsidP="00803E7C">
            <w:pPr>
              <w:jc w:val="right"/>
            </w:pPr>
            <w:r w:rsidRPr="002B4D06">
              <w:t>0.00</w:t>
            </w:r>
            <w:r>
              <w:t>2</w:t>
            </w:r>
          </w:p>
        </w:tc>
      </w:tr>
      <w:tr w:rsidR="007555E9" w:rsidRPr="00A30307" w14:paraId="05AAD594" w14:textId="77777777" w:rsidTr="00803E7C">
        <w:trPr>
          <w:jc w:val="center"/>
        </w:trPr>
        <w:tc>
          <w:tcPr>
            <w:tcW w:w="724" w:type="pct"/>
            <w:vMerge/>
          </w:tcPr>
          <w:p w14:paraId="2F6414E8" w14:textId="77777777" w:rsidR="007555E9" w:rsidRDefault="007555E9" w:rsidP="00803E7C"/>
        </w:tc>
        <w:tc>
          <w:tcPr>
            <w:tcW w:w="1315" w:type="pct"/>
          </w:tcPr>
          <w:p w14:paraId="2D82E0A0" w14:textId="77777777" w:rsidR="007555E9" w:rsidRPr="002B4D06" w:rsidRDefault="007555E9" w:rsidP="00803E7C">
            <w:r w:rsidRPr="002B4D06">
              <w:t>n_estimators</w:t>
            </w:r>
          </w:p>
        </w:tc>
        <w:tc>
          <w:tcPr>
            <w:tcW w:w="712" w:type="pct"/>
            <w:vAlign w:val="center"/>
          </w:tcPr>
          <w:p w14:paraId="10F01386" w14:textId="77777777" w:rsidR="007555E9" w:rsidRPr="002B4D06" w:rsidRDefault="007555E9" w:rsidP="00803E7C">
            <w:pPr>
              <w:jc w:val="right"/>
            </w:pPr>
            <w:r w:rsidRPr="002B4D06">
              <w:t>66</w:t>
            </w:r>
          </w:p>
        </w:tc>
        <w:tc>
          <w:tcPr>
            <w:tcW w:w="156" w:type="pct"/>
          </w:tcPr>
          <w:p w14:paraId="6529B466" w14:textId="77777777" w:rsidR="007555E9" w:rsidRPr="002B4D06" w:rsidRDefault="007555E9" w:rsidP="00803E7C"/>
        </w:tc>
        <w:tc>
          <w:tcPr>
            <w:tcW w:w="1315" w:type="pct"/>
          </w:tcPr>
          <w:p w14:paraId="0BFA9A27" w14:textId="77777777" w:rsidR="007555E9" w:rsidRPr="002B4D06" w:rsidRDefault="007555E9" w:rsidP="00803E7C">
            <w:r w:rsidRPr="002B4D06">
              <w:t>n_estimators</w:t>
            </w:r>
          </w:p>
        </w:tc>
        <w:tc>
          <w:tcPr>
            <w:tcW w:w="778" w:type="pct"/>
            <w:vAlign w:val="center"/>
          </w:tcPr>
          <w:p w14:paraId="27F88FA1" w14:textId="77777777" w:rsidR="007555E9" w:rsidRPr="002B4D06" w:rsidRDefault="007555E9" w:rsidP="00803E7C">
            <w:pPr>
              <w:jc w:val="right"/>
            </w:pPr>
            <w:r w:rsidRPr="002B4D06">
              <w:t>87</w:t>
            </w:r>
          </w:p>
        </w:tc>
      </w:tr>
      <w:tr w:rsidR="007555E9" w:rsidRPr="00A30307" w14:paraId="18564475" w14:textId="77777777" w:rsidTr="00803E7C">
        <w:trPr>
          <w:jc w:val="center"/>
        </w:trPr>
        <w:tc>
          <w:tcPr>
            <w:tcW w:w="724" w:type="pct"/>
            <w:vMerge/>
          </w:tcPr>
          <w:p w14:paraId="05D04A30" w14:textId="77777777" w:rsidR="007555E9" w:rsidRDefault="007555E9" w:rsidP="00803E7C"/>
        </w:tc>
        <w:tc>
          <w:tcPr>
            <w:tcW w:w="1315" w:type="pct"/>
            <w:tcBorders>
              <w:bottom w:val="single" w:sz="4" w:space="0" w:color="auto"/>
            </w:tcBorders>
          </w:tcPr>
          <w:p w14:paraId="22BAC87D"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72AA2DF6" w14:textId="77777777" w:rsidR="007555E9" w:rsidRPr="009E3052" w:rsidRDefault="007555E9" w:rsidP="00803E7C">
            <w:pPr>
              <w:jc w:val="right"/>
              <w:rPr>
                <w:b/>
                <w:bCs/>
              </w:rPr>
            </w:pPr>
            <w:r w:rsidRPr="009E3052">
              <w:rPr>
                <w:b/>
                <w:bCs/>
              </w:rPr>
              <w:t>Value</w:t>
            </w:r>
          </w:p>
        </w:tc>
        <w:tc>
          <w:tcPr>
            <w:tcW w:w="156" w:type="pct"/>
          </w:tcPr>
          <w:p w14:paraId="05B22C4F" w14:textId="77777777" w:rsidR="007555E9" w:rsidRPr="009E3052" w:rsidRDefault="007555E9" w:rsidP="00803E7C">
            <w:pPr>
              <w:rPr>
                <w:b/>
                <w:bCs/>
              </w:rPr>
            </w:pPr>
          </w:p>
        </w:tc>
        <w:tc>
          <w:tcPr>
            <w:tcW w:w="1315" w:type="pct"/>
            <w:tcBorders>
              <w:bottom w:val="single" w:sz="4" w:space="0" w:color="auto"/>
            </w:tcBorders>
          </w:tcPr>
          <w:p w14:paraId="1F5A8295"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6E50443A" w14:textId="77777777" w:rsidR="007555E9" w:rsidRPr="009E3052" w:rsidRDefault="007555E9" w:rsidP="00803E7C">
            <w:pPr>
              <w:jc w:val="right"/>
              <w:rPr>
                <w:b/>
                <w:bCs/>
              </w:rPr>
            </w:pPr>
            <w:r w:rsidRPr="009E3052">
              <w:rPr>
                <w:b/>
                <w:bCs/>
              </w:rPr>
              <w:t>Value</w:t>
            </w:r>
          </w:p>
        </w:tc>
      </w:tr>
      <w:tr w:rsidR="007555E9" w:rsidRPr="00A30307" w14:paraId="6CD64A2F" w14:textId="77777777" w:rsidTr="00803E7C">
        <w:trPr>
          <w:jc w:val="center"/>
        </w:trPr>
        <w:tc>
          <w:tcPr>
            <w:tcW w:w="724" w:type="pct"/>
            <w:vMerge/>
          </w:tcPr>
          <w:p w14:paraId="408CF8D2" w14:textId="77777777" w:rsidR="007555E9" w:rsidRDefault="007555E9" w:rsidP="00803E7C"/>
        </w:tc>
        <w:tc>
          <w:tcPr>
            <w:tcW w:w="1315" w:type="pct"/>
            <w:tcBorders>
              <w:top w:val="single" w:sz="4" w:space="0" w:color="auto"/>
            </w:tcBorders>
          </w:tcPr>
          <w:p w14:paraId="7B327297" w14:textId="77777777" w:rsidR="007555E9" w:rsidRPr="002B4D06" w:rsidRDefault="007555E9" w:rsidP="00803E7C">
            <w:r>
              <w:t>MCC</w:t>
            </w:r>
          </w:p>
        </w:tc>
        <w:tc>
          <w:tcPr>
            <w:tcW w:w="712" w:type="pct"/>
            <w:tcBorders>
              <w:top w:val="single" w:sz="4" w:space="0" w:color="auto"/>
            </w:tcBorders>
            <w:vAlign w:val="center"/>
          </w:tcPr>
          <w:p w14:paraId="5963170C" w14:textId="77777777" w:rsidR="007555E9" w:rsidRPr="002B4D06" w:rsidRDefault="007555E9" w:rsidP="00803E7C">
            <w:pPr>
              <w:jc w:val="right"/>
            </w:pPr>
            <w:r w:rsidRPr="00CD018B">
              <w:t>56.50</w:t>
            </w:r>
          </w:p>
        </w:tc>
        <w:tc>
          <w:tcPr>
            <w:tcW w:w="156" w:type="pct"/>
          </w:tcPr>
          <w:p w14:paraId="4977FB81" w14:textId="77777777" w:rsidR="007555E9" w:rsidRDefault="007555E9" w:rsidP="00803E7C"/>
        </w:tc>
        <w:tc>
          <w:tcPr>
            <w:tcW w:w="1315" w:type="pct"/>
            <w:tcBorders>
              <w:top w:val="single" w:sz="4" w:space="0" w:color="auto"/>
            </w:tcBorders>
          </w:tcPr>
          <w:p w14:paraId="1AF85D08" w14:textId="77777777" w:rsidR="007555E9" w:rsidRPr="002B4D06" w:rsidRDefault="007555E9" w:rsidP="00803E7C">
            <w:r>
              <w:t>MCC</w:t>
            </w:r>
          </w:p>
        </w:tc>
        <w:tc>
          <w:tcPr>
            <w:tcW w:w="778" w:type="pct"/>
            <w:tcBorders>
              <w:top w:val="single" w:sz="4" w:space="0" w:color="auto"/>
            </w:tcBorders>
            <w:vAlign w:val="center"/>
          </w:tcPr>
          <w:p w14:paraId="4515B53A" w14:textId="77777777" w:rsidR="007555E9" w:rsidRPr="002B4D06" w:rsidRDefault="007555E9" w:rsidP="00803E7C">
            <w:pPr>
              <w:jc w:val="right"/>
            </w:pPr>
            <w:r w:rsidRPr="00CD018B">
              <w:t>56.37</w:t>
            </w:r>
            <w:r>
              <w:t xml:space="preserve"> </w:t>
            </w:r>
            <m:oMath>
              <m:r>
                <w:rPr>
                  <w:rFonts w:ascii="Cambria Math" w:hAnsi="Cambria Math"/>
                </w:rPr>
                <m:t>(-)</m:t>
              </m:r>
            </m:oMath>
          </w:p>
        </w:tc>
      </w:tr>
      <w:tr w:rsidR="007555E9" w:rsidRPr="00A30307" w14:paraId="3F0FDF90" w14:textId="77777777" w:rsidTr="00803E7C">
        <w:trPr>
          <w:jc w:val="center"/>
        </w:trPr>
        <w:tc>
          <w:tcPr>
            <w:tcW w:w="724" w:type="pct"/>
            <w:vMerge/>
          </w:tcPr>
          <w:p w14:paraId="73E8DE4A" w14:textId="77777777" w:rsidR="007555E9" w:rsidRDefault="007555E9" w:rsidP="00803E7C"/>
        </w:tc>
        <w:tc>
          <w:tcPr>
            <w:tcW w:w="1315" w:type="pct"/>
          </w:tcPr>
          <w:p w14:paraId="47A4A868" w14:textId="77777777" w:rsidR="007555E9" w:rsidRPr="002B4D06" w:rsidRDefault="007555E9" w:rsidP="00803E7C">
            <w:r>
              <w:t>NPV</w:t>
            </w:r>
          </w:p>
        </w:tc>
        <w:tc>
          <w:tcPr>
            <w:tcW w:w="712" w:type="pct"/>
            <w:vAlign w:val="center"/>
          </w:tcPr>
          <w:p w14:paraId="12DD6A70" w14:textId="77777777" w:rsidR="007555E9" w:rsidRPr="002B4D06" w:rsidRDefault="007555E9" w:rsidP="00803E7C">
            <w:pPr>
              <w:jc w:val="right"/>
            </w:pPr>
            <w:r w:rsidRPr="00CD018B">
              <w:t>81.87</w:t>
            </w:r>
          </w:p>
        </w:tc>
        <w:tc>
          <w:tcPr>
            <w:tcW w:w="156" w:type="pct"/>
          </w:tcPr>
          <w:p w14:paraId="5348F732" w14:textId="77777777" w:rsidR="007555E9" w:rsidRDefault="007555E9" w:rsidP="00803E7C"/>
        </w:tc>
        <w:tc>
          <w:tcPr>
            <w:tcW w:w="1315" w:type="pct"/>
          </w:tcPr>
          <w:p w14:paraId="31400EF5" w14:textId="77777777" w:rsidR="007555E9" w:rsidRPr="002B4D06" w:rsidRDefault="007555E9" w:rsidP="00803E7C">
            <w:r>
              <w:t>NPV</w:t>
            </w:r>
          </w:p>
        </w:tc>
        <w:tc>
          <w:tcPr>
            <w:tcW w:w="778" w:type="pct"/>
            <w:vAlign w:val="center"/>
          </w:tcPr>
          <w:p w14:paraId="018AA606" w14:textId="77777777" w:rsidR="007555E9" w:rsidRPr="002B4D06" w:rsidRDefault="007555E9" w:rsidP="00803E7C">
            <w:pPr>
              <w:jc w:val="right"/>
            </w:pPr>
            <w:r w:rsidRPr="00CD018B">
              <w:t>82.26</w:t>
            </w:r>
            <w:r>
              <w:t xml:space="preserve"> </w:t>
            </w:r>
            <m:oMath>
              <m:r>
                <w:rPr>
                  <w:rFonts w:ascii="Cambria Math" w:hAnsi="Cambria Math"/>
                </w:rPr>
                <m:t>(+)</m:t>
              </m:r>
            </m:oMath>
          </w:p>
        </w:tc>
      </w:tr>
      <w:tr w:rsidR="007555E9" w:rsidRPr="00A30307" w14:paraId="453C0F54" w14:textId="77777777" w:rsidTr="00803E7C">
        <w:trPr>
          <w:jc w:val="center"/>
        </w:trPr>
        <w:tc>
          <w:tcPr>
            <w:tcW w:w="724" w:type="pct"/>
            <w:vMerge/>
          </w:tcPr>
          <w:p w14:paraId="5F0077AB" w14:textId="77777777" w:rsidR="007555E9" w:rsidRDefault="007555E9" w:rsidP="00803E7C"/>
        </w:tc>
        <w:tc>
          <w:tcPr>
            <w:tcW w:w="1315" w:type="pct"/>
          </w:tcPr>
          <w:p w14:paraId="2FFBD70E" w14:textId="77777777" w:rsidR="007555E9" w:rsidRPr="002B4D06" w:rsidRDefault="007555E9" w:rsidP="00803E7C">
            <w:r>
              <w:t>AUC</w:t>
            </w:r>
          </w:p>
        </w:tc>
        <w:tc>
          <w:tcPr>
            <w:tcW w:w="712" w:type="pct"/>
            <w:vAlign w:val="center"/>
          </w:tcPr>
          <w:p w14:paraId="6B75F832" w14:textId="77777777" w:rsidR="007555E9" w:rsidRPr="002B4D06" w:rsidRDefault="007555E9" w:rsidP="00803E7C">
            <w:pPr>
              <w:jc w:val="right"/>
            </w:pPr>
            <w:r w:rsidRPr="00CD018B">
              <w:t>82.83</w:t>
            </w:r>
          </w:p>
        </w:tc>
        <w:tc>
          <w:tcPr>
            <w:tcW w:w="156" w:type="pct"/>
          </w:tcPr>
          <w:p w14:paraId="27BF7447" w14:textId="77777777" w:rsidR="007555E9" w:rsidRDefault="007555E9" w:rsidP="00803E7C"/>
        </w:tc>
        <w:tc>
          <w:tcPr>
            <w:tcW w:w="1315" w:type="pct"/>
          </w:tcPr>
          <w:p w14:paraId="76DC80A9" w14:textId="77777777" w:rsidR="007555E9" w:rsidRPr="002B4D06" w:rsidRDefault="007555E9" w:rsidP="00803E7C">
            <w:r>
              <w:t>AUC</w:t>
            </w:r>
          </w:p>
        </w:tc>
        <w:tc>
          <w:tcPr>
            <w:tcW w:w="778" w:type="pct"/>
            <w:vAlign w:val="center"/>
          </w:tcPr>
          <w:p w14:paraId="0440CE6E" w14:textId="77777777" w:rsidR="007555E9" w:rsidRPr="002B4D06" w:rsidRDefault="007555E9" w:rsidP="00803E7C">
            <w:pPr>
              <w:jc w:val="right"/>
            </w:pPr>
            <w:r w:rsidRPr="00CD018B">
              <w:t>82.92</w:t>
            </w:r>
            <w:r>
              <w:t xml:space="preserve"> </w:t>
            </w:r>
            <m:oMath>
              <m:r>
                <w:rPr>
                  <w:rFonts w:ascii="Cambria Math" w:hAnsi="Cambria Math"/>
                </w:rPr>
                <m:t>(+)</m:t>
              </m:r>
            </m:oMath>
          </w:p>
        </w:tc>
      </w:tr>
      <w:tr w:rsidR="007555E9" w:rsidRPr="00A30307" w14:paraId="6D11D1BD" w14:textId="77777777" w:rsidTr="00803E7C">
        <w:trPr>
          <w:jc w:val="center"/>
        </w:trPr>
        <w:tc>
          <w:tcPr>
            <w:tcW w:w="724" w:type="pct"/>
            <w:vMerge/>
          </w:tcPr>
          <w:p w14:paraId="2C24DA4A" w14:textId="77777777" w:rsidR="007555E9" w:rsidRDefault="007555E9" w:rsidP="00803E7C"/>
        </w:tc>
        <w:tc>
          <w:tcPr>
            <w:tcW w:w="1315" w:type="pct"/>
          </w:tcPr>
          <w:p w14:paraId="1CD71B62" w14:textId="77777777" w:rsidR="007555E9" w:rsidRPr="002B4D06" w:rsidRDefault="007555E9" w:rsidP="00803E7C">
            <w:r>
              <w:t>Accuracy</w:t>
            </w:r>
          </w:p>
        </w:tc>
        <w:tc>
          <w:tcPr>
            <w:tcW w:w="712" w:type="pct"/>
            <w:vAlign w:val="center"/>
          </w:tcPr>
          <w:p w14:paraId="0342318F" w14:textId="77777777" w:rsidR="007555E9" w:rsidRPr="002B4D06" w:rsidRDefault="007555E9" w:rsidP="00803E7C">
            <w:pPr>
              <w:jc w:val="right"/>
            </w:pPr>
            <w:r w:rsidRPr="00CD018B">
              <w:t>78.62</w:t>
            </w:r>
          </w:p>
        </w:tc>
        <w:tc>
          <w:tcPr>
            <w:tcW w:w="156" w:type="pct"/>
          </w:tcPr>
          <w:p w14:paraId="1D73DBD8" w14:textId="77777777" w:rsidR="007555E9" w:rsidRDefault="007555E9" w:rsidP="00803E7C"/>
        </w:tc>
        <w:tc>
          <w:tcPr>
            <w:tcW w:w="1315" w:type="pct"/>
          </w:tcPr>
          <w:p w14:paraId="00C5BD59" w14:textId="77777777" w:rsidR="007555E9" w:rsidRPr="002B4D06" w:rsidRDefault="007555E9" w:rsidP="00803E7C">
            <w:r>
              <w:t>Accuracy</w:t>
            </w:r>
          </w:p>
        </w:tc>
        <w:tc>
          <w:tcPr>
            <w:tcW w:w="778" w:type="pct"/>
            <w:vAlign w:val="center"/>
          </w:tcPr>
          <w:p w14:paraId="3CFDBB93" w14:textId="77777777" w:rsidR="007555E9" w:rsidRPr="002B4D06" w:rsidRDefault="007555E9" w:rsidP="00803E7C">
            <w:pPr>
              <w:jc w:val="right"/>
            </w:pPr>
            <w:r w:rsidRPr="00CD018B">
              <w:t>78.53</w:t>
            </w:r>
            <w:r>
              <w:t xml:space="preserve"> </w:t>
            </w:r>
            <m:oMath>
              <m:r>
                <w:rPr>
                  <w:rFonts w:ascii="Cambria Math" w:hAnsi="Cambria Math"/>
                </w:rPr>
                <m:t>(-)</m:t>
              </m:r>
            </m:oMath>
          </w:p>
        </w:tc>
      </w:tr>
      <w:tr w:rsidR="007555E9" w:rsidRPr="00A30307" w14:paraId="0DB0017F" w14:textId="77777777" w:rsidTr="00803E7C">
        <w:trPr>
          <w:jc w:val="center"/>
        </w:trPr>
        <w:tc>
          <w:tcPr>
            <w:tcW w:w="724" w:type="pct"/>
            <w:vMerge/>
            <w:tcBorders>
              <w:bottom w:val="single" w:sz="4" w:space="0" w:color="auto"/>
            </w:tcBorders>
          </w:tcPr>
          <w:p w14:paraId="5FA83512" w14:textId="77777777" w:rsidR="007555E9" w:rsidRDefault="007555E9" w:rsidP="00803E7C"/>
        </w:tc>
        <w:tc>
          <w:tcPr>
            <w:tcW w:w="1315" w:type="pct"/>
            <w:tcBorders>
              <w:bottom w:val="single" w:sz="4" w:space="0" w:color="auto"/>
            </w:tcBorders>
          </w:tcPr>
          <w:p w14:paraId="5308E5A7" w14:textId="77777777" w:rsidR="007555E9" w:rsidRPr="002B4D06" w:rsidRDefault="007555E9" w:rsidP="00803E7C">
            <w:pPr>
              <w:spacing w:after="120"/>
            </w:pPr>
            <w:r>
              <w:t>F1-Score</w:t>
            </w:r>
          </w:p>
        </w:tc>
        <w:tc>
          <w:tcPr>
            <w:tcW w:w="712" w:type="pct"/>
            <w:tcBorders>
              <w:bottom w:val="single" w:sz="4" w:space="0" w:color="auto"/>
            </w:tcBorders>
            <w:vAlign w:val="center"/>
          </w:tcPr>
          <w:p w14:paraId="175F2A03" w14:textId="77777777" w:rsidR="007555E9" w:rsidRPr="002B4D06" w:rsidRDefault="007555E9" w:rsidP="00803E7C">
            <w:pPr>
              <w:spacing w:after="120"/>
              <w:jc w:val="right"/>
            </w:pPr>
            <w:r w:rsidRPr="00CD018B">
              <w:t>82.44</w:t>
            </w:r>
          </w:p>
        </w:tc>
        <w:tc>
          <w:tcPr>
            <w:tcW w:w="156" w:type="pct"/>
            <w:tcBorders>
              <w:bottom w:val="single" w:sz="4" w:space="0" w:color="auto"/>
            </w:tcBorders>
          </w:tcPr>
          <w:p w14:paraId="38DB6F9C" w14:textId="77777777" w:rsidR="007555E9" w:rsidRDefault="007555E9" w:rsidP="00803E7C">
            <w:pPr>
              <w:spacing w:after="120"/>
            </w:pPr>
          </w:p>
        </w:tc>
        <w:tc>
          <w:tcPr>
            <w:tcW w:w="1315" w:type="pct"/>
            <w:tcBorders>
              <w:bottom w:val="single" w:sz="4" w:space="0" w:color="auto"/>
            </w:tcBorders>
          </w:tcPr>
          <w:p w14:paraId="55558831" w14:textId="77777777" w:rsidR="007555E9" w:rsidRPr="002B4D06" w:rsidRDefault="007555E9" w:rsidP="00803E7C">
            <w:pPr>
              <w:spacing w:after="120"/>
            </w:pPr>
            <w:r>
              <w:t>F1-Score</w:t>
            </w:r>
          </w:p>
        </w:tc>
        <w:tc>
          <w:tcPr>
            <w:tcW w:w="778" w:type="pct"/>
            <w:tcBorders>
              <w:bottom w:val="single" w:sz="4" w:space="0" w:color="auto"/>
            </w:tcBorders>
            <w:vAlign w:val="center"/>
          </w:tcPr>
          <w:p w14:paraId="4D569571" w14:textId="77777777" w:rsidR="007555E9" w:rsidRPr="002B4D06" w:rsidRDefault="007555E9" w:rsidP="00803E7C">
            <w:pPr>
              <w:spacing w:after="120"/>
              <w:jc w:val="right"/>
            </w:pPr>
            <w:r w:rsidRPr="00CD018B">
              <w:t>82.45</w:t>
            </w:r>
            <w:r>
              <w:t xml:space="preserve"> </w:t>
            </w:r>
            <m:oMath>
              <m:r>
                <w:rPr>
                  <w:rFonts w:ascii="Cambria Math" w:hAnsi="Cambria Math"/>
                </w:rPr>
                <m:t>(+)</m:t>
              </m:r>
            </m:oMath>
          </w:p>
        </w:tc>
      </w:tr>
    </w:tbl>
    <w:p w14:paraId="343618C3" w14:textId="77777777" w:rsidR="007555E9" w:rsidRPr="006D27BA" w:rsidRDefault="007555E9" w:rsidP="007555E9">
      <w:pPr>
        <w:jc w:val="both"/>
        <w:rPr>
          <w:sz w:val="20"/>
          <w:szCs w:val="20"/>
        </w:rPr>
      </w:pPr>
      <w:r w:rsidRPr="006D27BA">
        <w:rPr>
          <w:sz w:val="20"/>
          <w:szCs w:val="20"/>
        </w:rPr>
        <w:t>Metric</w:t>
      </w:r>
      <w:r>
        <w:rPr>
          <w:sz w:val="20"/>
          <w:szCs w:val="20"/>
        </w:rPr>
        <w:t>’s</w:t>
      </w:r>
      <w:r w:rsidRPr="006D27BA">
        <w:rPr>
          <w:sz w:val="20"/>
          <w:szCs w:val="20"/>
        </w:rPr>
        <w:t xml:space="preserve"> values are computed as the average among folds and repeats </w:t>
      </w:r>
      <w:r>
        <w:rPr>
          <w:sz w:val="20"/>
          <w:szCs w:val="20"/>
        </w:rPr>
        <w:t>within cross-validation scheme.</w:t>
      </w:r>
    </w:p>
    <w:p w14:paraId="1A60D073" w14:textId="7E06E28B" w:rsidR="007555E9" w:rsidRDefault="007555E9" w:rsidP="007555E9">
      <w:pPr>
        <w:jc w:val="both"/>
      </w:pPr>
      <w:r>
        <w:t>The Figure</w:t>
      </w:r>
      <w:r w:rsidR="00C94485">
        <w:t>s 9 and 10</w:t>
      </w:r>
      <w:r>
        <w:t xml:space="preserve"> </w:t>
      </w:r>
      <w:proofErr w:type="gramStart"/>
      <w:r>
        <w:t>shows</w:t>
      </w:r>
      <w:proofErr w:type="gramEnd"/>
      <w:r>
        <w:t xml:space="preserve"> the distribution of MCC and NPV metrics for both ENLR and RFC best hyperparameters’ configuration based on the algorithm</w:t>
      </w:r>
      <w:r w:rsidR="00C94485">
        <w:t xml:space="preserve"> in Equation 2</w:t>
      </w:r>
      <w:r>
        <w:t xml:space="preserve">. Experimental results show a relatively low variability of MCC and NPV across repeats. However, between the folds, there is an important amount of variability. This suggests that the trained model is producing variable results among the data. Considering that the data is a sample drawn from population, this </w:t>
      </w:r>
      <w:proofErr w:type="gramStart"/>
      <w:r>
        <w:t>imply</w:t>
      </w:r>
      <w:proofErr w:type="gramEnd"/>
      <w:r>
        <w:t xml:space="preserve"> that the subset of data that is producing low performance on MCC and NPV could be better modelled by another supervised algorithm. The positive fact is that variability between folds is a pattern, it exists for all the possible configurations of hyperparameters. Future research must seek to minimize the variability between folds, and some algorithms may pay higher attention to mechanisms to minimize this variability.</w:t>
      </w:r>
    </w:p>
    <w:p w14:paraId="0F299CEE" w14:textId="3C5C5F69" w:rsidR="007555E9" w:rsidRDefault="00C94485" w:rsidP="007555E9">
      <w:r w:rsidRPr="002D08B2">
        <w:rPr>
          <w:b/>
          <w:bCs/>
        </w:rPr>
        <w:t>Figure 9.</w:t>
      </w:r>
      <w:r>
        <w:t xml:space="preserve"> Summary of cross-validation estimates of MCC and NPV for Logistic Regression</w:t>
      </w:r>
    </w:p>
    <w:p w14:paraId="4A75FF12" w14:textId="77777777" w:rsidR="007555E9" w:rsidRDefault="007555E9" w:rsidP="007555E9"/>
    <w:tbl>
      <w:tblPr>
        <w:tblStyle w:val="TableGrid"/>
        <w:tblW w:w="9099" w:type="dxa"/>
        <w:jc w:val="center"/>
        <w:tblLook w:val="04A0" w:firstRow="1" w:lastRow="0" w:firstColumn="1" w:lastColumn="0" w:noHBand="0" w:noVBand="1"/>
      </w:tblPr>
      <w:tblGrid>
        <w:gridCol w:w="4986"/>
        <w:gridCol w:w="5060"/>
      </w:tblGrid>
      <w:tr w:rsidR="007555E9" w:rsidRPr="002869FA" w14:paraId="14D57FE4" w14:textId="77777777" w:rsidTr="00803E7C">
        <w:trPr>
          <w:trHeight w:val="305"/>
          <w:jc w:val="center"/>
        </w:trPr>
        <w:tc>
          <w:tcPr>
            <w:tcW w:w="4516" w:type="dxa"/>
          </w:tcPr>
          <w:p w14:paraId="2BC7409D" w14:textId="77777777" w:rsidR="007555E9" w:rsidRDefault="007555E9" w:rsidP="00803E7C">
            <w:r w:rsidRPr="008C60BA">
              <w:rPr>
                <w:b/>
                <w:bCs/>
              </w:rPr>
              <w:lastRenderedPageBreak/>
              <w:t>Figure.</w:t>
            </w:r>
            <w:r>
              <w:t xml:space="preserve"> Boxplot of MCC over repeats ENLR</w:t>
            </w:r>
          </w:p>
        </w:tc>
        <w:tc>
          <w:tcPr>
            <w:tcW w:w="4583" w:type="dxa"/>
          </w:tcPr>
          <w:p w14:paraId="1606902B" w14:textId="77777777" w:rsidR="007555E9" w:rsidRDefault="007555E9" w:rsidP="00803E7C">
            <w:r w:rsidRPr="008C60BA">
              <w:rPr>
                <w:b/>
                <w:bCs/>
              </w:rPr>
              <w:t>Figure.</w:t>
            </w:r>
            <w:r>
              <w:rPr>
                <w:b/>
                <w:bCs/>
              </w:rPr>
              <w:t xml:space="preserve"> </w:t>
            </w:r>
            <w:r w:rsidRPr="008C60BA">
              <w:t>Boxplot of NPV over repeats ENLR</w:t>
            </w:r>
          </w:p>
        </w:tc>
      </w:tr>
      <w:tr w:rsidR="007555E9" w14:paraId="0C5C2A4A" w14:textId="77777777" w:rsidTr="00803E7C">
        <w:trPr>
          <w:trHeight w:val="3607"/>
          <w:jc w:val="center"/>
        </w:trPr>
        <w:tc>
          <w:tcPr>
            <w:tcW w:w="4516" w:type="dxa"/>
          </w:tcPr>
          <w:p w14:paraId="5D97FF21" w14:textId="77777777" w:rsidR="007555E9" w:rsidRDefault="007555E9" w:rsidP="00803E7C">
            <w:r w:rsidRPr="008C60BA">
              <w:rPr>
                <w:noProof/>
              </w:rPr>
              <w:drawing>
                <wp:inline distT="0" distB="0" distL="0" distR="0" wp14:anchorId="4AEBE949" wp14:editId="57616B76">
                  <wp:extent cx="3029004" cy="22860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4"/>
                          <a:stretch>
                            <a:fillRect/>
                          </a:stretch>
                        </pic:blipFill>
                        <pic:spPr>
                          <a:xfrm>
                            <a:off x="0" y="0"/>
                            <a:ext cx="3029004" cy="2286000"/>
                          </a:xfrm>
                          <a:prstGeom prst="rect">
                            <a:avLst/>
                          </a:prstGeom>
                        </pic:spPr>
                      </pic:pic>
                    </a:graphicData>
                  </a:graphic>
                </wp:inline>
              </w:drawing>
            </w:r>
          </w:p>
        </w:tc>
        <w:tc>
          <w:tcPr>
            <w:tcW w:w="4583" w:type="dxa"/>
          </w:tcPr>
          <w:p w14:paraId="2B2382C3" w14:textId="77777777" w:rsidR="007555E9" w:rsidRDefault="007555E9" w:rsidP="00803E7C">
            <w:r w:rsidRPr="008C60BA">
              <w:rPr>
                <w:noProof/>
              </w:rPr>
              <w:drawing>
                <wp:inline distT="0" distB="0" distL="0" distR="0" wp14:anchorId="4F6474D1" wp14:editId="5BE265CB">
                  <wp:extent cx="3075972" cy="2286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5"/>
                          <a:stretch>
                            <a:fillRect/>
                          </a:stretch>
                        </pic:blipFill>
                        <pic:spPr>
                          <a:xfrm>
                            <a:off x="0" y="0"/>
                            <a:ext cx="3075972" cy="2286000"/>
                          </a:xfrm>
                          <a:prstGeom prst="rect">
                            <a:avLst/>
                          </a:prstGeom>
                        </pic:spPr>
                      </pic:pic>
                    </a:graphicData>
                  </a:graphic>
                </wp:inline>
              </w:drawing>
            </w:r>
          </w:p>
        </w:tc>
      </w:tr>
    </w:tbl>
    <w:p w14:paraId="53093F64" w14:textId="7D2FC887" w:rsidR="00C94485" w:rsidRDefault="00C94485" w:rsidP="007555E9"/>
    <w:p w14:paraId="2D2CEAAA" w14:textId="061FD772" w:rsidR="00C94485" w:rsidRDefault="00C94485" w:rsidP="007555E9">
      <w:r w:rsidRPr="00073DA2">
        <w:rPr>
          <w:b/>
          <w:bCs/>
        </w:rPr>
        <w:t xml:space="preserve">Figure </w:t>
      </w:r>
      <w:r>
        <w:rPr>
          <w:b/>
          <w:bCs/>
        </w:rPr>
        <w:t>10</w:t>
      </w:r>
      <w:r w:rsidRPr="00073DA2">
        <w:rPr>
          <w:b/>
          <w:bCs/>
        </w:rPr>
        <w:t>.</w:t>
      </w:r>
      <w:r>
        <w:t xml:space="preserve"> Summary of cross-validation estimates of MCC and NPV for Random Forest Classifier</w:t>
      </w:r>
    </w:p>
    <w:tbl>
      <w:tblPr>
        <w:tblStyle w:val="TableGrid"/>
        <w:tblW w:w="8922" w:type="dxa"/>
        <w:jc w:val="center"/>
        <w:tblLook w:val="04A0" w:firstRow="1" w:lastRow="0" w:firstColumn="1" w:lastColumn="0" w:noHBand="0" w:noVBand="1"/>
      </w:tblPr>
      <w:tblGrid>
        <w:gridCol w:w="4986"/>
        <w:gridCol w:w="4986"/>
      </w:tblGrid>
      <w:tr w:rsidR="007555E9" w:rsidRPr="002869FA" w14:paraId="34E6C462" w14:textId="77777777" w:rsidTr="00803E7C">
        <w:trPr>
          <w:trHeight w:val="235"/>
          <w:jc w:val="center"/>
        </w:trPr>
        <w:tc>
          <w:tcPr>
            <w:tcW w:w="4461" w:type="dxa"/>
          </w:tcPr>
          <w:p w14:paraId="127B5BAE" w14:textId="77777777" w:rsidR="007555E9" w:rsidRDefault="007555E9" w:rsidP="00803E7C">
            <w:pPr>
              <w:rPr>
                <w:noProof/>
              </w:rPr>
            </w:pPr>
            <w:r w:rsidRPr="008C60BA">
              <w:rPr>
                <w:b/>
                <w:bCs/>
              </w:rPr>
              <w:t>Figure.</w:t>
            </w:r>
            <w:r>
              <w:t xml:space="preserve"> Boxplot of MCC over repeats RFC</w:t>
            </w:r>
          </w:p>
        </w:tc>
        <w:tc>
          <w:tcPr>
            <w:tcW w:w="4461" w:type="dxa"/>
          </w:tcPr>
          <w:p w14:paraId="2178DDEE" w14:textId="77777777" w:rsidR="007555E9" w:rsidRDefault="007555E9" w:rsidP="00803E7C">
            <w:pPr>
              <w:rPr>
                <w:noProof/>
              </w:rPr>
            </w:pPr>
            <w:r w:rsidRPr="008C60BA">
              <w:rPr>
                <w:b/>
                <w:bCs/>
              </w:rPr>
              <w:t>Figure.</w:t>
            </w:r>
            <w:r>
              <w:t xml:space="preserve"> Boxplot of NPV over repeats RFC</w:t>
            </w:r>
          </w:p>
        </w:tc>
      </w:tr>
      <w:tr w:rsidR="007555E9" w14:paraId="79111DF9" w14:textId="77777777" w:rsidTr="00803E7C">
        <w:trPr>
          <w:trHeight w:val="3138"/>
          <w:jc w:val="center"/>
        </w:trPr>
        <w:tc>
          <w:tcPr>
            <w:tcW w:w="4461" w:type="dxa"/>
          </w:tcPr>
          <w:p w14:paraId="1408C40A" w14:textId="77777777" w:rsidR="007555E9" w:rsidRDefault="007555E9" w:rsidP="00803E7C">
            <w:pPr>
              <w:rPr>
                <w:noProof/>
              </w:rPr>
            </w:pPr>
            <w:r>
              <w:rPr>
                <w:noProof/>
              </w:rPr>
              <w:drawing>
                <wp:inline distT="0" distB="0" distL="0" distR="0" wp14:anchorId="1767FDDB" wp14:editId="0B827D9F">
                  <wp:extent cx="3026664" cy="2035068"/>
                  <wp:effectExtent l="0" t="0" r="2540" b="381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6664" cy="2035068"/>
                          </a:xfrm>
                          <a:prstGeom prst="rect">
                            <a:avLst/>
                          </a:prstGeom>
                          <a:noFill/>
                          <a:ln>
                            <a:noFill/>
                          </a:ln>
                        </pic:spPr>
                      </pic:pic>
                    </a:graphicData>
                  </a:graphic>
                </wp:inline>
              </w:drawing>
            </w:r>
          </w:p>
        </w:tc>
        <w:tc>
          <w:tcPr>
            <w:tcW w:w="4461" w:type="dxa"/>
          </w:tcPr>
          <w:p w14:paraId="2F555E58" w14:textId="77777777" w:rsidR="007555E9" w:rsidRDefault="007555E9" w:rsidP="00803E7C">
            <w:pPr>
              <w:rPr>
                <w:noProof/>
              </w:rPr>
            </w:pPr>
            <w:r>
              <w:rPr>
                <w:noProof/>
              </w:rPr>
              <w:drawing>
                <wp:inline distT="0" distB="0" distL="0" distR="0" wp14:anchorId="281A060B" wp14:editId="0966A034">
                  <wp:extent cx="3026664" cy="2004528"/>
                  <wp:effectExtent l="0" t="0" r="254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6664" cy="2004528"/>
                          </a:xfrm>
                          <a:prstGeom prst="rect">
                            <a:avLst/>
                          </a:prstGeom>
                          <a:noFill/>
                          <a:ln>
                            <a:noFill/>
                          </a:ln>
                        </pic:spPr>
                      </pic:pic>
                    </a:graphicData>
                  </a:graphic>
                </wp:inline>
              </w:drawing>
            </w:r>
          </w:p>
        </w:tc>
      </w:tr>
    </w:tbl>
    <w:p w14:paraId="20B7C8A7" w14:textId="77777777" w:rsidR="007555E9" w:rsidRDefault="007555E9" w:rsidP="007555E9"/>
    <w:p w14:paraId="4599776C" w14:textId="3B787DF0" w:rsidR="007555E9" w:rsidRDefault="007555E9" w:rsidP="007555E9">
      <w:pPr>
        <w:jc w:val="both"/>
      </w:pPr>
      <w:commentRangeStart w:id="297"/>
      <w:r>
        <w:t xml:space="preserve">Figures </w:t>
      </w:r>
      <w:commentRangeEnd w:id="297"/>
      <w:r w:rsidR="001D32C3">
        <w:rPr>
          <w:rStyle w:val="CommentReference"/>
        </w:rPr>
        <w:commentReference w:id="297"/>
      </w:r>
      <w:r w:rsidR="00C94485">
        <w:t xml:space="preserve">11 </w:t>
      </w:r>
      <w:r>
        <w:t>and</w:t>
      </w:r>
      <w:r w:rsidR="00C94485">
        <w:t xml:space="preserve"> 12</w:t>
      </w:r>
      <w:r>
        <w:t xml:space="preserve"> show the confusion matrix for each algorithm fitted on the best hyperparameters’ configuration that are obtained through the proposed algorithm. The ‘test_size’ parameter was fixed to 20%, thus model is trained on 80% of sample and tested on the other 20%. For these additional experiments, ENLR achieved a MCC of 63.19% and a NPV of 84.15%. On the other hand, RFC achieved 62.47% and 85.71% respectively.</w:t>
      </w:r>
    </w:p>
    <w:p w14:paraId="2B875263" w14:textId="692DF823" w:rsidR="007555E9" w:rsidRDefault="007555E9" w:rsidP="007555E9">
      <w:pPr>
        <w:jc w:val="both"/>
      </w:pPr>
      <w:r>
        <w:t xml:space="preserve">Nevertheless, these results could be tricky due to the randomness of the split. To overcome this, we repeated the experiments for different values of ‘test_size’. Results are summarized in Figures </w:t>
      </w:r>
      <w:r w:rsidR="005233F6">
        <w:t xml:space="preserve">13 </w:t>
      </w:r>
      <w:r>
        <w:t>and</w:t>
      </w:r>
      <w:r w:rsidR="005233F6">
        <w:t xml:space="preserve"> 14</w:t>
      </w:r>
      <w:r>
        <w:t xml:space="preserve">. Based on this set of </w:t>
      </w:r>
      <w:r w:rsidR="005233F6">
        <w:t>experiments,</w:t>
      </w:r>
      <w:r>
        <w:t xml:space="preserve"> RFC has a higher change of producing high results with different sizes of train and test subsets. This implies that RFC is producing systematically better predictions than ENLR, and thus is more likely to perform better on real-world applications.</w:t>
      </w:r>
    </w:p>
    <w:p w14:paraId="017065E1" w14:textId="23954A7B" w:rsidR="007555E9" w:rsidRDefault="007555E9" w:rsidP="007555E9">
      <w:pPr>
        <w:jc w:val="both"/>
      </w:pPr>
      <w:r>
        <w:t>Regarding domain-based hyperparameter optimization</w:t>
      </w:r>
      <w:r w:rsidR="005233F6">
        <w:t xml:space="preserve"> (algorithm in Equation 2)</w:t>
      </w:r>
      <w:r>
        <w:t>, the proposed approach led to results with minimum false negatives as is shown in confusion matrices (Figures</w:t>
      </w:r>
      <w:r w:rsidR="005233F6">
        <w:t xml:space="preserve"> 11</w:t>
      </w:r>
      <w:r>
        <w:t xml:space="preserve"> and</w:t>
      </w:r>
      <w:r w:rsidR="005233F6">
        <w:t xml:space="preserve"> 12</w:t>
      </w:r>
      <w:r>
        <w:t xml:space="preserve">). Experiments with different test sizes show better results in NPV metrics for RFC (Figures </w:t>
      </w:r>
      <w:r w:rsidR="005233F6">
        <w:t xml:space="preserve">13 </w:t>
      </w:r>
      <w:r>
        <w:t>and</w:t>
      </w:r>
      <w:r w:rsidR="005233F6">
        <w:t xml:space="preserve"> 14</w:t>
      </w:r>
      <w:r>
        <w:t xml:space="preserve">). It is worth mentioning that although differences between the MCC optimization alone and co-optimization of MCC and NPV are small, in real-world applications </w:t>
      </w:r>
      <w:r>
        <w:lastRenderedPageBreak/>
        <w:t xml:space="preserve">this would make a difference. When dataset is a sample of a population, assuming that is representative, implementing the model with thousands of inhabitants would lead to important savings in terms of deprivation costs that are important to mitigate risks over the time for recurrent disasters. In this case the sample </w:t>
      </w:r>
      <w:r w:rsidR="005233F6">
        <w:t>was designed with the objective of representativity of population</w:t>
      </w:r>
      <w:r>
        <w:t>, and it also has been previously used to draw insights for policymaking with important impacts (</w:t>
      </w:r>
      <w:proofErr w:type="spellStart"/>
      <w:r w:rsidR="006C4119">
        <w:t>Proa</w:t>
      </w:r>
      <w:r w:rsidR="006C4119" w:rsidRPr="002D08B2">
        <w:t>ño</w:t>
      </w:r>
      <w:proofErr w:type="spellEnd"/>
      <w:r w:rsidR="005233F6">
        <w:t xml:space="preserve"> and Bernab</w:t>
      </w:r>
      <w:r w:rsidR="006C4119">
        <w:t>e, 2018</w:t>
      </w:r>
      <w:r>
        <w:t xml:space="preserve">). </w:t>
      </w:r>
    </w:p>
    <w:p w14:paraId="500107E8" w14:textId="54D2E67D" w:rsidR="007555E9" w:rsidRDefault="007555E9" w:rsidP="007555E9">
      <w:pPr>
        <w:jc w:val="center"/>
      </w:pPr>
      <w:r w:rsidRPr="00363AB3">
        <w:rPr>
          <w:b/>
          <w:bCs/>
        </w:rPr>
        <w:t>Figure</w:t>
      </w:r>
      <w:r w:rsidR="005233F6">
        <w:rPr>
          <w:b/>
          <w:bCs/>
        </w:rPr>
        <w:t xml:space="preserve"> 11</w:t>
      </w:r>
      <w:r w:rsidRPr="00363AB3">
        <w:rPr>
          <w:b/>
          <w:bCs/>
        </w:rPr>
        <w:t>.</w:t>
      </w:r>
      <w:r>
        <w:t xml:space="preserve"> Confusion matrix holdout cross-validation (</w:t>
      </w:r>
      <m:oMath>
        <m:r>
          <w:rPr>
            <w:rFonts w:ascii="Cambria Math" w:hAnsi="Cambria Math"/>
          </w:rPr>
          <m:t>test_size=20%</m:t>
        </m:r>
      </m:oMath>
      <w:r>
        <w:t>)</w:t>
      </w:r>
    </w:p>
    <w:p w14:paraId="52993EB3" w14:textId="77777777" w:rsidR="007555E9" w:rsidRDefault="007555E9" w:rsidP="007555E9">
      <w:pPr>
        <w:jc w:val="center"/>
      </w:pPr>
      <w:r w:rsidRPr="008C60BA">
        <w:rPr>
          <w:noProof/>
        </w:rPr>
        <w:drawing>
          <wp:inline distT="0" distB="0" distL="0" distR="0" wp14:anchorId="411C93F4" wp14:editId="64D38D5C">
            <wp:extent cx="4978774" cy="3474720"/>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8"/>
                    <a:stretch>
                      <a:fillRect/>
                    </a:stretch>
                  </pic:blipFill>
                  <pic:spPr>
                    <a:xfrm>
                      <a:off x="0" y="0"/>
                      <a:ext cx="4978774" cy="3474720"/>
                    </a:xfrm>
                    <a:prstGeom prst="rect">
                      <a:avLst/>
                    </a:prstGeom>
                  </pic:spPr>
                </pic:pic>
              </a:graphicData>
            </a:graphic>
          </wp:inline>
        </w:drawing>
      </w:r>
    </w:p>
    <w:p w14:paraId="5C074226" w14:textId="0F428172" w:rsidR="007555E9" w:rsidRDefault="007555E9" w:rsidP="007555E9">
      <w:pPr>
        <w:jc w:val="center"/>
      </w:pPr>
      <w:r w:rsidRPr="00363AB3">
        <w:rPr>
          <w:b/>
          <w:bCs/>
        </w:rPr>
        <w:t>Figure</w:t>
      </w:r>
      <w:r w:rsidR="005233F6">
        <w:rPr>
          <w:b/>
          <w:bCs/>
        </w:rPr>
        <w:t xml:space="preserve"> 12</w:t>
      </w:r>
      <w:r w:rsidRPr="00363AB3">
        <w:rPr>
          <w:b/>
          <w:bCs/>
        </w:rPr>
        <w:t>.</w:t>
      </w:r>
      <w:r>
        <w:t xml:space="preserve"> Confusion matrix holdout cross-validation (</w:t>
      </w:r>
      <m:oMath>
        <m:r>
          <w:rPr>
            <w:rFonts w:ascii="Cambria Math" w:hAnsi="Cambria Math"/>
          </w:rPr>
          <m:t>test_size=20%</m:t>
        </m:r>
      </m:oMath>
      <w:r>
        <w:t>)</w:t>
      </w:r>
    </w:p>
    <w:p w14:paraId="1D81A5F1" w14:textId="77777777" w:rsidR="007555E9" w:rsidRDefault="007555E9" w:rsidP="007555E9">
      <w:r>
        <w:rPr>
          <w:noProof/>
        </w:rPr>
        <w:drawing>
          <wp:inline distT="0" distB="0" distL="0" distR="0" wp14:anchorId="341ECBE1" wp14:editId="2FC4895D">
            <wp:extent cx="4973745" cy="3474720"/>
            <wp:effectExtent l="0" t="0" r="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3745" cy="3474720"/>
                    </a:xfrm>
                    <a:prstGeom prst="rect">
                      <a:avLst/>
                    </a:prstGeom>
                    <a:noFill/>
                    <a:ln>
                      <a:noFill/>
                    </a:ln>
                  </pic:spPr>
                </pic:pic>
              </a:graphicData>
            </a:graphic>
          </wp:inline>
        </w:drawing>
      </w:r>
    </w:p>
    <w:p w14:paraId="37D8934D" w14:textId="31571C83" w:rsidR="007555E9" w:rsidRDefault="007555E9" w:rsidP="007555E9">
      <w:pPr>
        <w:jc w:val="both"/>
      </w:pPr>
      <w:commentRangeStart w:id="298"/>
      <w:r>
        <w:lastRenderedPageBreak/>
        <w:t xml:space="preserve">Figures </w:t>
      </w:r>
      <w:commentRangeEnd w:id="298"/>
      <w:r w:rsidR="001D32C3">
        <w:rPr>
          <w:rStyle w:val="CommentReference"/>
        </w:rPr>
        <w:commentReference w:id="298"/>
      </w:r>
      <w:r w:rsidR="005233F6">
        <w:t xml:space="preserve">13 </w:t>
      </w:r>
      <w:r>
        <w:t>and</w:t>
      </w:r>
      <w:r w:rsidR="005233F6">
        <w:t xml:space="preserve"> 14</w:t>
      </w:r>
      <w:r>
        <w:t xml:space="preserve"> show that, for different test sizes, RFC can adapt better to unseen data as it is producing low-variance performance metrics. Following this line, ENLR has a greater probability of not performing so well as RFC for bigger test sizes. This fact indeed makes a difference in practice, as the cost of </w:t>
      </w:r>
      <w:r w:rsidR="005233F6">
        <w:t>misclassifying</w:t>
      </w:r>
      <w:r>
        <w:t xml:space="preserve"> households at risk of disaster is high because of the potential peaks of deprivation that this could imply.</w:t>
      </w:r>
    </w:p>
    <w:p w14:paraId="2373E59D" w14:textId="5AD9D11D" w:rsidR="005233F6" w:rsidRDefault="005233F6" w:rsidP="007555E9">
      <w:pPr>
        <w:jc w:val="both"/>
      </w:pPr>
      <w:r w:rsidRPr="002D08B2">
        <w:rPr>
          <w:b/>
          <w:bCs/>
        </w:rPr>
        <w:t>Figure 13.</w:t>
      </w:r>
      <w:r>
        <w:t xml:space="preserve"> </w:t>
      </w:r>
      <w:r w:rsidR="003851CC">
        <w:t>Experiments with different test sizes for Logistic Regression</w:t>
      </w:r>
    </w:p>
    <w:tbl>
      <w:tblPr>
        <w:tblStyle w:val="TableGrid"/>
        <w:tblW w:w="0" w:type="auto"/>
        <w:jc w:val="center"/>
        <w:tblLook w:val="04A0" w:firstRow="1" w:lastRow="0" w:firstColumn="1" w:lastColumn="0" w:noHBand="0" w:noVBand="1"/>
      </w:tblPr>
      <w:tblGrid>
        <w:gridCol w:w="4070"/>
        <w:gridCol w:w="4070"/>
      </w:tblGrid>
      <w:tr w:rsidR="007555E9" w14:paraId="6BBA7F6F" w14:textId="77777777" w:rsidTr="00803E7C">
        <w:trPr>
          <w:trHeight w:val="203"/>
          <w:jc w:val="center"/>
        </w:trPr>
        <w:tc>
          <w:tcPr>
            <w:tcW w:w="0" w:type="auto"/>
          </w:tcPr>
          <w:p w14:paraId="0A97C738" w14:textId="77777777" w:rsidR="007555E9" w:rsidRDefault="007555E9" w:rsidP="00803E7C">
            <w:r>
              <w:t>ENLR</w:t>
            </w:r>
          </w:p>
        </w:tc>
        <w:tc>
          <w:tcPr>
            <w:tcW w:w="0" w:type="auto"/>
          </w:tcPr>
          <w:p w14:paraId="7BC26570" w14:textId="77777777" w:rsidR="007555E9" w:rsidRDefault="007555E9" w:rsidP="00803E7C"/>
        </w:tc>
      </w:tr>
      <w:tr w:rsidR="007555E9" w14:paraId="295035E5" w14:textId="77777777" w:rsidTr="00803E7C">
        <w:trPr>
          <w:trHeight w:val="3021"/>
          <w:jc w:val="center"/>
        </w:trPr>
        <w:tc>
          <w:tcPr>
            <w:tcW w:w="0" w:type="auto"/>
          </w:tcPr>
          <w:p w14:paraId="6CB7A801" w14:textId="77777777" w:rsidR="007555E9" w:rsidRDefault="007555E9" w:rsidP="00803E7C">
            <w:r w:rsidRPr="00785C7F">
              <w:rPr>
                <w:noProof/>
              </w:rPr>
              <w:drawing>
                <wp:inline distT="0" distB="0" distL="0" distR="0" wp14:anchorId="7DD48988" wp14:editId="5DAD2D33">
                  <wp:extent cx="2447861" cy="246888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0"/>
                          <a:stretch>
                            <a:fillRect/>
                          </a:stretch>
                        </pic:blipFill>
                        <pic:spPr>
                          <a:xfrm>
                            <a:off x="0" y="0"/>
                            <a:ext cx="2447861" cy="2468880"/>
                          </a:xfrm>
                          <a:prstGeom prst="rect">
                            <a:avLst/>
                          </a:prstGeom>
                        </pic:spPr>
                      </pic:pic>
                    </a:graphicData>
                  </a:graphic>
                </wp:inline>
              </w:drawing>
            </w:r>
          </w:p>
        </w:tc>
        <w:tc>
          <w:tcPr>
            <w:tcW w:w="0" w:type="auto"/>
          </w:tcPr>
          <w:p w14:paraId="5CB510BE" w14:textId="77777777" w:rsidR="007555E9" w:rsidRDefault="007555E9" w:rsidP="00803E7C">
            <w:r w:rsidRPr="00785C7F">
              <w:rPr>
                <w:noProof/>
              </w:rPr>
              <w:drawing>
                <wp:inline distT="0" distB="0" distL="0" distR="0" wp14:anchorId="57ABF509" wp14:editId="7AE44F9B">
                  <wp:extent cx="2447861" cy="2468880"/>
                  <wp:effectExtent l="0" t="0" r="0" b="762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1"/>
                          <a:stretch>
                            <a:fillRect/>
                          </a:stretch>
                        </pic:blipFill>
                        <pic:spPr>
                          <a:xfrm>
                            <a:off x="0" y="0"/>
                            <a:ext cx="2447861" cy="2468880"/>
                          </a:xfrm>
                          <a:prstGeom prst="rect">
                            <a:avLst/>
                          </a:prstGeom>
                        </pic:spPr>
                      </pic:pic>
                    </a:graphicData>
                  </a:graphic>
                </wp:inline>
              </w:drawing>
            </w:r>
          </w:p>
        </w:tc>
      </w:tr>
    </w:tbl>
    <w:p w14:paraId="0530691D" w14:textId="1CDBAC68" w:rsidR="007555E9" w:rsidRDefault="007555E9" w:rsidP="007555E9"/>
    <w:p w14:paraId="3271CA81" w14:textId="25F73CDD" w:rsidR="003851CC" w:rsidRDefault="003851CC" w:rsidP="002D08B2">
      <w:pPr>
        <w:jc w:val="both"/>
      </w:pPr>
      <w:r w:rsidRPr="002D08B2">
        <w:rPr>
          <w:b/>
          <w:bCs/>
        </w:rPr>
        <w:t>Figure 14.</w:t>
      </w:r>
      <w:r>
        <w:t xml:space="preserve"> Experiments with different test sizes for Random Forest Classifier</w:t>
      </w:r>
    </w:p>
    <w:tbl>
      <w:tblPr>
        <w:tblStyle w:val="TableGrid"/>
        <w:tblW w:w="0" w:type="auto"/>
        <w:jc w:val="center"/>
        <w:tblLook w:val="04A0" w:firstRow="1" w:lastRow="0" w:firstColumn="1" w:lastColumn="0" w:noHBand="0" w:noVBand="1"/>
      </w:tblPr>
      <w:tblGrid>
        <w:gridCol w:w="4086"/>
        <w:gridCol w:w="4086"/>
      </w:tblGrid>
      <w:tr w:rsidR="007555E9" w14:paraId="2E7D5FDA" w14:textId="77777777" w:rsidTr="00803E7C">
        <w:trPr>
          <w:jc w:val="center"/>
        </w:trPr>
        <w:tc>
          <w:tcPr>
            <w:tcW w:w="0" w:type="auto"/>
          </w:tcPr>
          <w:p w14:paraId="2D3D25A0" w14:textId="77777777" w:rsidR="007555E9" w:rsidRDefault="007555E9" w:rsidP="00803E7C">
            <w:r>
              <w:t>RFC</w:t>
            </w:r>
          </w:p>
        </w:tc>
        <w:tc>
          <w:tcPr>
            <w:tcW w:w="0" w:type="auto"/>
          </w:tcPr>
          <w:p w14:paraId="1DD9256C" w14:textId="77777777" w:rsidR="007555E9" w:rsidRDefault="007555E9" w:rsidP="00803E7C"/>
        </w:tc>
      </w:tr>
      <w:tr w:rsidR="007555E9" w14:paraId="4552CF01" w14:textId="77777777" w:rsidTr="00803E7C">
        <w:trPr>
          <w:jc w:val="center"/>
        </w:trPr>
        <w:tc>
          <w:tcPr>
            <w:tcW w:w="0" w:type="auto"/>
          </w:tcPr>
          <w:p w14:paraId="1AD2E9D7" w14:textId="77777777" w:rsidR="007555E9" w:rsidRDefault="007555E9" w:rsidP="00803E7C">
            <w:r>
              <w:rPr>
                <w:noProof/>
              </w:rPr>
              <w:drawing>
                <wp:inline distT="0" distB="0" distL="0" distR="0" wp14:anchorId="23CED862" wp14:editId="514FF0CE">
                  <wp:extent cx="2449103" cy="2468880"/>
                  <wp:effectExtent l="0" t="0" r="889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c>
          <w:tcPr>
            <w:tcW w:w="0" w:type="auto"/>
          </w:tcPr>
          <w:p w14:paraId="2861A710" w14:textId="77777777" w:rsidR="007555E9" w:rsidRDefault="007555E9" w:rsidP="00803E7C">
            <w:r>
              <w:rPr>
                <w:noProof/>
              </w:rPr>
              <w:drawing>
                <wp:inline distT="0" distB="0" distL="0" distR="0" wp14:anchorId="02D5FA70" wp14:editId="65F547DE">
                  <wp:extent cx="2449103" cy="2468880"/>
                  <wp:effectExtent l="0" t="0" r="8890" b="76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r>
    </w:tbl>
    <w:p w14:paraId="14DC2A10" w14:textId="77777777" w:rsidR="007555E9" w:rsidRDefault="007555E9" w:rsidP="007555E9"/>
    <w:p w14:paraId="5D467357" w14:textId="77777777" w:rsidR="007555E9" w:rsidRPr="002E3D17" w:rsidRDefault="007555E9" w:rsidP="009C07DD">
      <w:pPr>
        <w:pStyle w:val="Heading1"/>
        <w:numPr>
          <w:ilvl w:val="0"/>
          <w:numId w:val="10"/>
        </w:numPr>
        <w:ind w:left="360"/>
      </w:pPr>
      <w:r w:rsidRPr="002E3D17">
        <w:t>Discussion and interpretation</w:t>
      </w:r>
    </w:p>
    <w:p w14:paraId="72C3AE0A" w14:textId="7536AF55" w:rsidR="007555E9" w:rsidRDefault="007555E9" w:rsidP="007555E9">
      <w:pPr>
        <w:jc w:val="both"/>
      </w:pPr>
      <w:r>
        <w:t xml:space="preserve">Regarding the results of the training, the proposed strategy for HPO led to good results in terms of performance on </w:t>
      </w:r>
      <w:r w:rsidR="00E2545F">
        <w:t>test (</w:t>
      </w:r>
      <w:r>
        <w:t>unseen</w:t>
      </w:r>
      <w:r w:rsidR="00E2545F">
        <w:t>)</w:t>
      </w:r>
      <w:r>
        <w:t xml:space="preserve"> data. Furthermore, </w:t>
      </w:r>
      <w:r w:rsidR="00E2545F">
        <w:t xml:space="preserve">all </w:t>
      </w:r>
      <w:r>
        <w:t>the features used for prediction are</w:t>
      </w:r>
      <w:r w:rsidR="00A16BEA">
        <w:t xml:space="preserve"> </w:t>
      </w:r>
      <w:r>
        <w:t xml:space="preserve">vulnerability drivers. The main insight of the predictive analysis is that it is plausible to build a good predictive model for disaster risk that is entirely based on vulnerability. This result is important because it states that it is possible to infer where aid is going to be needed whether </w:t>
      </w:r>
      <w:r>
        <w:lastRenderedPageBreak/>
        <w:t xml:space="preserve">decision-makers have prior knowledge about geophysical or meteorological characteristics of disasters. It is not true that predictive </w:t>
      </w:r>
      <w:r w:rsidR="00A16BEA">
        <w:t>modeling</w:t>
      </w:r>
      <w:r>
        <w:t xml:space="preserve"> of cold waves and severe winter conditions based on geophysical-meteorological features is no longer relevant to decision-making, but it is true that proactive measures and interventions to reduce social costs based on open-data empirical </w:t>
      </w:r>
      <w:r w:rsidR="00C82EAE">
        <w:t>modeling</w:t>
      </w:r>
      <w:r>
        <w:t xml:space="preserve"> would lead to big savings that are important for the disaster risk management cycle, represented as a helix. </w:t>
      </w:r>
    </w:p>
    <w:p w14:paraId="57F8A2E1" w14:textId="49443C51" w:rsidR="007555E9" w:rsidRDefault="007555E9" w:rsidP="007555E9">
      <w:pPr>
        <w:jc w:val="both"/>
      </w:pPr>
      <w:r>
        <w:t>The proposed model can be further extended and improved in terms of predictive power, incorporating geophysical-meteorological features such as distance from lakes, rivers</w:t>
      </w:r>
      <w:proofErr w:type="gramStart"/>
      <w:r>
        <w:t>, urban</w:t>
      </w:r>
      <w:proofErr w:type="gramEnd"/>
      <w:r>
        <w:t xml:space="preserve"> settlements. An improvement of predictive power would lead to greater savings, and eventually an optimization of disaster risk management that is focused on proactive PDRRPA. In terms of risk-reduction, we suggest that further statistical analysis and policymaking focus on the most important features that are drawn from model fitting on best hyperparameters configuration. For this case, the features’ importance can be drawn from estimation of RFC </w:t>
      </w:r>
      <w:r w:rsidR="003851CC">
        <w:t>on train dataset.</w:t>
      </w:r>
      <w:r w:rsidR="006C4119">
        <w:t xml:space="preserve"> </w:t>
      </w:r>
      <w:r>
        <w:t xml:space="preserve">The following Figure </w:t>
      </w:r>
      <w:r w:rsidR="003851CC">
        <w:t xml:space="preserve">15 </w:t>
      </w:r>
      <w:r>
        <w:t>shows the features’ importance drawn from a single experiment with optimized hyperparameters for RFC:</w:t>
      </w:r>
    </w:p>
    <w:p w14:paraId="788D6548" w14:textId="732546EB" w:rsidR="007555E9" w:rsidRDefault="007555E9" w:rsidP="007555E9">
      <w:commentRangeStart w:id="299"/>
      <w:r w:rsidRPr="002E3D17">
        <w:rPr>
          <w:b/>
          <w:bCs/>
        </w:rPr>
        <w:t>Figure</w:t>
      </w:r>
      <w:commentRangeEnd w:id="299"/>
      <w:r w:rsidR="00C82EAE">
        <w:rPr>
          <w:rStyle w:val="CommentReference"/>
        </w:rPr>
        <w:commentReference w:id="299"/>
      </w:r>
      <w:r w:rsidR="003851CC">
        <w:rPr>
          <w:b/>
          <w:bCs/>
        </w:rPr>
        <w:t xml:space="preserve"> 15</w:t>
      </w:r>
      <w:r w:rsidRPr="002E3D17">
        <w:rPr>
          <w:b/>
          <w:bCs/>
        </w:rPr>
        <w:t xml:space="preserve">. </w:t>
      </w:r>
      <w:r>
        <w:t>Random Forest Classifier</w:t>
      </w:r>
      <w:r w:rsidR="00E04310">
        <w:t xml:space="preserve"> feature </w:t>
      </w:r>
      <w:r w:rsidR="006C4119">
        <w:t>importance</w:t>
      </w:r>
    </w:p>
    <w:p w14:paraId="6373694D" w14:textId="77777777" w:rsidR="007555E9" w:rsidRDefault="007555E9" w:rsidP="007555E9">
      <w:r>
        <w:rPr>
          <w:noProof/>
        </w:rPr>
        <w:drawing>
          <wp:inline distT="0" distB="0" distL="0" distR="0" wp14:anchorId="0DD2FDCC" wp14:editId="725F4609">
            <wp:extent cx="5400040" cy="2948940"/>
            <wp:effectExtent l="0" t="0" r="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948940"/>
                    </a:xfrm>
                    <a:prstGeom prst="rect">
                      <a:avLst/>
                    </a:prstGeom>
                    <a:noFill/>
                    <a:ln>
                      <a:noFill/>
                    </a:ln>
                  </pic:spPr>
                </pic:pic>
              </a:graphicData>
            </a:graphic>
          </wp:inline>
        </w:drawing>
      </w:r>
    </w:p>
    <w:p w14:paraId="5D9B8969" w14:textId="53EE437F" w:rsidR="007555E9" w:rsidRDefault="007555E9" w:rsidP="007555E9">
      <w:pPr>
        <w:jc w:val="both"/>
      </w:pPr>
      <w:r>
        <w:t>The insights are clear: most important features for prediction were per capita expenditure (that accounts for short-run household purchase power), household localization in a rural area (that accounts for the fact that household is isolated on the space and systematically far away from principal urban settlements), altitude (that accounts for household exposure to extreme low temperature events), public goods (that can be measuring the presence of the government on public spaces were households are located) and concrete walls (that is capturing the quality of household construction materials</w:t>
      </w:r>
      <w:r w:rsidR="006C4119">
        <w:t>)</w:t>
      </w:r>
      <w:r>
        <w:t xml:space="preserve">. The other features reported </w:t>
      </w:r>
      <w:proofErr w:type="gramStart"/>
      <w:r>
        <w:t>on</w:t>
      </w:r>
      <w:proofErr w:type="gramEnd"/>
      <w:r>
        <w:t xml:space="preserve"> Figure</w:t>
      </w:r>
      <w:r w:rsidR="00E04310">
        <w:t xml:space="preserve"> 15</w:t>
      </w:r>
      <w:r>
        <w:t xml:space="preserve"> above </w:t>
      </w:r>
      <w:r w:rsidR="00E04310">
        <w:t>tell</w:t>
      </w:r>
      <w:r>
        <w:t xml:space="preserve"> a similar story. Following these results, we confirm a finding that is in line with disaster risk reduction main guidelines: it is necessary to make long-term investment to systematically reduce vulnerabilities to create resilience in communities by achieving socio-economic development of population. Development is a goal that would be achieved at a slow rate</w:t>
      </w:r>
      <w:proofErr w:type="gramStart"/>
      <w:r>
        <w:t>, according</w:t>
      </w:r>
      <w:proofErr w:type="gramEnd"/>
      <w:r>
        <w:t xml:space="preserve"> to historical data there were few examples of rapid development of communities, but these are considered exceptions (cases of study). For instance, human development index tends to evolute slowly over periods of 6 years (</w:t>
      </w:r>
      <w:r w:rsidR="00DB0F56">
        <w:t>Santos et al., 2021</w:t>
      </w:r>
      <w:r>
        <w:t>). It is worth highlighting the fact that in the short-</w:t>
      </w:r>
      <w:r>
        <w:lastRenderedPageBreak/>
        <w:t>term, that is the important term for this analysis, machine learning models can be used to minimize resource utilization and, in the best of cases, save important resources that communities may invest in their future development (Bosher et al., 2022).</w:t>
      </w:r>
    </w:p>
    <w:p w14:paraId="6CEC5535" w14:textId="77777777" w:rsidR="007555E9" w:rsidRDefault="007555E9" w:rsidP="009C07DD">
      <w:pPr>
        <w:pStyle w:val="Heading1"/>
        <w:numPr>
          <w:ilvl w:val="0"/>
          <w:numId w:val="10"/>
        </w:numPr>
        <w:ind w:left="360"/>
      </w:pPr>
      <w:r>
        <w:t>Conclusions, recommendations and future research</w:t>
      </w:r>
    </w:p>
    <w:p w14:paraId="418DD5D4" w14:textId="77777777" w:rsidR="007555E9" w:rsidRDefault="007555E9" w:rsidP="007555E9">
      <w:pPr>
        <w:jc w:val="both"/>
      </w:pPr>
      <w:r>
        <w:t xml:space="preserve">The main objective of this paper was to discuss the applicability of machine learning based predictive models to solve a humanitarian logistics problem: the proactive supply of aid to a rural community. Additionally, an alternative hyperparameter optimization strategy, to improve solution considering logistics and deprivation costs as multiple objectives, is presented. This strategy is different from state-of-the-art approaches such as Grid Search, Random Search, Genetic Algorithm and other heuristics proposed to find </w:t>
      </w:r>
      <w:proofErr w:type="gramStart"/>
      <w:r>
        <w:t>best</w:t>
      </w:r>
      <w:proofErr w:type="gramEnd"/>
      <w:r>
        <w:t xml:space="preserve"> hyperparameter configuration. The proposed strategy is summarized as follows: optimize by Random Search Cross-Validation considering MCC as the goal in the training process, then from 5% best found hyperparameter configurations pick up the one that produces the highest NPV. MCC metric is important because it accounts for the classification performance considering equal weight for both positive and negative cases. NPV accounts only for negative cases. The main idea behind this is that the 5% best configurations based only on MCC are very likely to produce a result that minimizes the trade-off between misclassification of negative cases and overall misclassification. </w:t>
      </w:r>
    </w:p>
    <w:p w14:paraId="7950FE5A" w14:textId="77777777" w:rsidR="007555E9" w:rsidRDefault="007555E9" w:rsidP="007555E9">
      <w:pPr>
        <w:jc w:val="both"/>
      </w:pPr>
      <w:r>
        <w:t xml:space="preserve">The proposed approach gets better predictive performance for negative cases at the cost of a </w:t>
      </w:r>
      <w:proofErr w:type="gramStart"/>
      <w:r>
        <w:t>slightly</w:t>
      </w:r>
      <w:proofErr w:type="gramEnd"/>
      <w:r>
        <w:t xml:space="preserve"> increase in misclassification of positive cases. For humanitarian logistics domain, misclassification of positive cases implies that aid should be delivered to households that are not at risk of being affected by disasters. However, as the majority of Puno’s territory is exposed to cold waves and severe winter conditions it is probably that all the households in population have at least certain degree of risk of being affected by a cold-related disaster, so the delivery of aid to households labeled as ‘non-risk’ could not be unjustifiably increasing costs. This misclassification produces higher logistic costs, but the key assumption behind this analysis is that the reduction in deprivation costs, that comes from accuracy improvement for negative cases, produces more savings than costs caused by the increase in logistic costs, caused by misclassification of positive cases. Thus, the balance of social costs is positive, and this led to important savings considering the case of study that is characterized by a population suffering from high deprivations. For the case of Puno this approach can potentially </w:t>
      </w:r>
      <w:proofErr w:type="gramStart"/>
      <w:r>
        <w:t>led</w:t>
      </w:r>
      <w:proofErr w:type="gramEnd"/>
      <w:r>
        <w:t xml:space="preserve"> to good results, however, the main assumption is only testable by real-world implementation of trained models. For example, in urban areas the savings of the proposed approach may not be as high as in rural </w:t>
      </w:r>
      <w:proofErr w:type="gramStart"/>
      <w:r>
        <w:t>case</w:t>
      </w:r>
      <w:proofErr w:type="gramEnd"/>
      <w:r>
        <w:t>, as urban household are agglomerated in space.</w:t>
      </w:r>
    </w:p>
    <w:p w14:paraId="333AC8D1" w14:textId="77777777" w:rsidR="007555E9" w:rsidRDefault="007555E9" w:rsidP="007555E9">
      <w:pPr>
        <w:jc w:val="both"/>
      </w:pPr>
      <w:r>
        <w:t xml:space="preserve">Machine learning offers a solution to the large-scale problem of deciding where aid must be delivered at a disaggregated level. Model predictions can be used to decide what households would require supply of aid. Decision-makers can implement proactive disaster preparedness strategies such as stock pre-positioning (), proactive delivery, and gradual delivery (Apte and Yoho, 2011) based on information drawn from the prediction of trained models. The models can be applied to census data to estimate the magnitude of savings by generating predictions on disaster risks and building an experimental setting. However, model implementation </w:t>
      </w:r>
      <w:proofErr w:type="gramStart"/>
      <w:r>
        <w:t>on</w:t>
      </w:r>
      <w:proofErr w:type="gramEnd"/>
      <w:r>
        <w:t xml:space="preserve"> a context of a real disaster is advisable, considering the objective of measuring savings caused by proactive disaster preparedness strategies applied based on model predictions. The ideal case is to reach an equilibrium between logistic costs and deprivation costs in real-world outcome. Further research will focus on the aspects of model implementation. For future extensions, the recommended pipeline to use SLAs is to train the model with sample data and test the model </w:t>
      </w:r>
      <w:r>
        <w:lastRenderedPageBreak/>
        <w:t>with real data. The SLAs used in this paper are not scalable to big data, as training time increases logarithmically with number of samples. Testing other SLAs is recommended for future research, for example XGBoost mixes regularization and ensemble, and it is scalable to big data so a big number of experiments can be performed to reach better solutions regarding predictive power of classification metrics. The actual solution achieved an average MCC of 54.58 for ENLR and 56.50 for RFC, and a NPV of 80.02 and 81.87 respectively.</w:t>
      </w:r>
    </w:p>
    <w:p w14:paraId="7136D928" w14:textId="620DCD24" w:rsidR="007555E9" w:rsidRPr="00696620" w:rsidRDefault="007555E9" w:rsidP="007555E9">
      <w:pPr>
        <w:jc w:val="both"/>
      </w:pPr>
      <w:r>
        <w:t xml:space="preserve">Regarding disaster risk mitigation, this paper confirms the literature findings about vulnerability and disaster risk. Vulnerable or deprived </w:t>
      </w:r>
      <w:proofErr w:type="gramStart"/>
      <w:r>
        <w:t>households,</w:t>
      </w:r>
      <w:proofErr w:type="gramEnd"/>
      <w:r>
        <w:t xml:space="preserve"> systematically have a greater probability of being affected by a cold-related disaster. The well-known prescription is to create </w:t>
      </w:r>
      <w:r w:rsidR="00762167">
        <w:t>community resilience</w:t>
      </w:r>
      <w:r>
        <w:t>, which is difficult to achieve in the short term. Instead, we suggest using machine learning to decide where aid must be supplied, considering that humanitarian logisticians operate with scarce resources</w:t>
      </w:r>
      <w:r w:rsidR="00762167">
        <w:t xml:space="preserve"> and </w:t>
      </w:r>
      <w:r>
        <w:t xml:space="preserve">need to optimize logistics and provide help to communities regardless of their localization or vulnerability condition. Equality </w:t>
      </w:r>
      <w:r w:rsidR="00762167">
        <w:t>in</w:t>
      </w:r>
      <w:r>
        <w:t xml:space="preserve"> aid distribution can be achieved at a lower cost if aid is delivered </w:t>
      </w:r>
      <w:r w:rsidR="00762167">
        <w:t>proactively</w:t>
      </w:r>
      <w:r>
        <w:t>, considering that cold-related disasters are seasonal, recurrent</w:t>
      </w:r>
      <w:r w:rsidR="00762167">
        <w:t>,</w:t>
      </w:r>
      <w:r>
        <w:t xml:space="preserve"> and localized in Puno.</w:t>
      </w:r>
    </w:p>
    <w:p w14:paraId="206009E7" w14:textId="3E6B3A3E" w:rsidR="007555E9" w:rsidRDefault="00E04310" w:rsidP="007555E9">
      <w:r>
        <w:t>References</w:t>
      </w:r>
    </w:p>
    <w:p w14:paraId="32A62F9F" w14:textId="126C724C" w:rsidR="00E04310" w:rsidRPr="002D08B2" w:rsidRDefault="00E04310" w:rsidP="002D08B2">
      <w:pPr>
        <w:jc w:val="both"/>
        <w:rPr>
          <w:rFonts w:eastAsia="Times New Roman"/>
        </w:rPr>
      </w:pPr>
      <w:r w:rsidRPr="002D08B2">
        <w:rPr>
          <w:rFonts w:eastAsia="Times New Roman"/>
        </w:rPr>
        <w:t>Santos, R., Santos, P., Sharan, P., &amp; Rodriguez, C. (2021). Digital Agglomeration in the Improvement of the Human Development Index in Peru. In 2021 IEEE 9th Region 10 Humanitarian Technology Conference (R10-HTC). 2021 IEEE 9th Region 10 Humanitarian Technology Conference (R10-HTC). IEEE. https://doi.org/10.1109/r10-htc53172.2021.9641710</w:t>
      </w:r>
    </w:p>
    <w:sdt>
      <w:sdtPr>
        <w:tag w:val="MENDELEY_BIBLIOGRAPHY"/>
        <w:id w:val="100697358"/>
        <w:placeholder>
          <w:docPart w:val="DefaultPlaceholder_-1854013440"/>
        </w:placeholder>
      </w:sdtPr>
      <w:sdtContent>
        <w:p w14:paraId="5B06669F" w14:textId="77777777" w:rsidR="008054BD" w:rsidRDefault="008054BD" w:rsidP="002D08B2">
          <w:pPr>
            <w:autoSpaceDE w:val="0"/>
            <w:autoSpaceDN w:val="0"/>
            <w:ind w:hanging="480"/>
            <w:jc w:val="both"/>
            <w:divId w:val="1698584007"/>
            <w:rPr>
              <w:rFonts w:eastAsia="Times New Roman"/>
              <w:sz w:val="24"/>
              <w:szCs w:val="24"/>
            </w:rPr>
          </w:pPr>
          <w:r>
            <w:rPr>
              <w:rFonts w:eastAsia="Times New Roman"/>
            </w:rPr>
            <w:t xml:space="preserve">Ahmed Arafa, A., </w:t>
          </w:r>
          <w:proofErr w:type="spellStart"/>
          <w:r>
            <w:rPr>
              <w:rFonts w:eastAsia="Times New Roman"/>
            </w:rPr>
            <w:t>Radad</w:t>
          </w:r>
          <w:proofErr w:type="spellEnd"/>
          <w:r>
            <w:rPr>
              <w:rFonts w:eastAsia="Times New Roman"/>
            </w:rPr>
            <w:t xml:space="preserve">, M., </w:t>
          </w:r>
          <w:proofErr w:type="spellStart"/>
          <w:r>
            <w:rPr>
              <w:rFonts w:eastAsia="Times New Roman"/>
            </w:rPr>
            <w:t>Badawy</w:t>
          </w:r>
          <w:proofErr w:type="spellEnd"/>
          <w:r>
            <w:rPr>
              <w:rFonts w:eastAsia="Times New Roman"/>
            </w:rPr>
            <w:t>, M., &amp; El-</w:t>
          </w:r>
          <w:proofErr w:type="spellStart"/>
          <w:r>
            <w:rPr>
              <w:rFonts w:eastAsia="Times New Roman"/>
            </w:rPr>
            <w:t>Fishawy</w:t>
          </w:r>
          <w:proofErr w:type="spellEnd"/>
          <w:r>
            <w:rPr>
              <w:rFonts w:eastAsia="Times New Roman"/>
            </w:rPr>
            <w:t xml:space="preserve">, N. (2022). Logistic Regression Hyperparameter Optimization for Cancer Classification. </w:t>
          </w:r>
          <w:r>
            <w:rPr>
              <w:rFonts w:eastAsia="Times New Roman"/>
              <w:i/>
              <w:iCs/>
            </w:rPr>
            <w:t>Menoufia Journal of Electronic Engineering Research</w:t>
          </w:r>
          <w:r>
            <w:rPr>
              <w:rFonts w:eastAsia="Times New Roman"/>
            </w:rPr>
            <w:t xml:space="preserve">, </w:t>
          </w:r>
          <w:r>
            <w:rPr>
              <w:rFonts w:eastAsia="Times New Roman"/>
              <w:i/>
              <w:iCs/>
            </w:rPr>
            <w:t>0</w:t>
          </w:r>
          <w:r>
            <w:rPr>
              <w:rFonts w:eastAsia="Times New Roman"/>
            </w:rPr>
            <w:t>(0), 0–0. https://doi.org/10.21608/mjeer.2021.70512.1034</w:t>
          </w:r>
        </w:p>
        <w:p w14:paraId="1F9BD767" w14:textId="77777777" w:rsidR="008054BD" w:rsidRDefault="008054BD" w:rsidP="002D08B2">
          <w:pPr>
            <w:autoSpaceDE w:val="0"/>
            <w:autoSpaceDN w:val="0"/>
            <w:ind w:hanging="480"/>
            <w:jc w:val="both"/>
            <w:divId w:val="1131438354"/>
            <w:rPr>
              <w:rFonts w:eastAsia="Times New Roman"/>
            </w:rPr>
          </w:pPr>
          <w:r>
            <w:rPr>
              <w:rFonts w:eastAsia="Times New Roman"/>
            </w:rPr>
            <w:t xml:space="preserve">Amirkhani, M., </w:t>
          </w:r>
          <w:proofErr w:type="spellStart"/>
          <w:r>
            <w:rPr>
              <w:rFonts w:eastAsia="Times New Roman"/>
            </w:rPr>
            <w:t>Ghaemimood</w:t>
          </w:r>
          <w:proofErr w:type="spellEnd"/>
          <w:r>
            <w:rPr>
              <w:rFonts w:eastAsia="Times New Roman"/>
            </w:rPr>
            <w:t xml:space="preserve">, S., von </w:t>
          </w:r>
          <w:proofErr w:type="spellStart"/>
          <w:r>
            <w:rPr>
              <w:rFonts w:eastAsia="Times New Roman"/>
            </w:rPr>
            <w:t>Schreeb</w:t>
          </w:r>
          <w:proofErr w:type="spellEnd"/>
          <w:r>
            <w:rPr>
              <w:rFonts w:eastAsia="Times New Roman"/>
            </w:rPr>
            <w:t xml:space="preserve">, J., El-Khatib, Z., &amp; Yaya, S. (2022). Extreme weather events and death based on temperature and CO2 emission – A global retrospective study in 77 low-, middle- and high-income countries from 1999 to 2018. </w:t>
          </w:r>
          <w:r>
            <w:rPr>
              <w:rFonts w:eastAsia="Times New Roman"/>
              <w:i/>
              <w:iCs/>
            </w:rPr>
            <w:t>Preventive Medicine Reports</w:t>
          </w:r>
          <w:r>
            <w:rPr>
              <w:rFonts w:eastAsia="Times New Roman"/>
            </w:rPr>
            <w:t xml:space="preserve">, </w:t>
          </w:r>
          <w:r>
            <w:rPr>
              <w:rFonts w:eastAsia="Times New Roman"/>
              <w:i/>
              <w:iCs/>
            </w:rPr>
            <w:t>28</w:t>
          </w:r>
          <w:r>
            <w:rPr>
              <w:rFonts w:eastAsia="Times New Roman"/>
            </w:rPr>
            <w:t>, 101846. https://doi.org/10.1016/j.pmedr.2022.101846</w:t>
          </w:r>
        </w:p>
        <w:p w14:paraId="38A344A3" w14:textId="77777777" w:rsidR="008054BD" w:rsidRDefault="008054BD" w:rsidP="002D08B2">
          <w:pPr>
            <w:autoSpaceDE w:val="0"/>
            <w:autoSpaceDN w:val="0"/>
            <w:ind w:hanging="480"/>
            <w:jc w:val="both"/>
            <w:divId w:val="172650031"/>
            <w:rPr>
              <w:rFonts w:eastAsia="Times New Roman"/>
            </w:rPr>
          </w:pPr>
          <w:r>
            <w:rPr>
              <w:rFonts w:eastAsia="Times New Roman"/>
            </w:rPr>
            <w:t xml:space="preserve">Balcik, B., Beamon, B. M., Krejci, C. C., </w:t>
          </w:r>
          <w:proofErr w:type="spellStart"/>
          <w:r>
            <w:rPr>
              <w:rFonts w:eastAsia="Times New Roman"/>
            </w:rPr>
            <w:t>Muramatsu</w:t>
          </w:r>
          <w:proofErr w:type="spellEnd"/>
          <w:r>
            <w:rPr>
              <w:rFonts w:eastAsia="Times New Roman"/>
            </w:rPr>
            <w:t xml:space="preserve">, K. M., &amp; Ramirez, M. (2010). Coordination in humanitarian relief chains: Practices, challenges and opportunities. </w:t>
          </w:r>
          <w:r>
            <w:rPr>
              <w:rFonts w:eastAsia="Times New Roman"/>
              <w:i/>
              <w:iCs/>
            </w:rPr>
            <w:t>International Journal of Production Economics</w:t>
          </w:r>
          <w:r>
            <w:rPr>
              <w:rFonts w:eastAsia="Times New Roman"/>
            </w:rPr>
            <w:t xml:space="preserve">, </w:t>
          </w:r>
          <w:r>
            <w:rPr>
              <w:rFonts w:eastAsia="Times New Roman"/>
              <w:i/>
              <w:iCs/>
            </w:rPr>
            <w:t>126</w:t>
          </w:r>
          <w:r>
            <w:rPr>
              <w:rFonts w:eastAsia="Times New Roman"/>
            </w:rPr>
            <w:t>(1), 22–34. https://doi.org/10.1016/j.ijpe.2009.09.008</w:t>
          </w:r>
        </w:p>
        <w:p w14:paraId="6A8D0039" w14:textId="77777777" w:rsidR="008054BD" w:rsidRDefault="008054BD" w:rsidP="002D08B2">
          <w:pPr>
            <w:autoSpaceDE w:val="0"/>
            <w:autoSpaceDN w:val="0"/>
            <w:ind w:hanging="480"/>
            <w:jc w:val="both"/>
            <w:divId w:val="606038520"/>
            <w:rPr>
              <w:rFonts w:eastAsia="Times New Roman"/>
            </w:rPr>
          </w:pPr>
          <w:r>
            <w:rPr>
              <w:rFonts w:eastAsia="Times New Roman"/>
            </w:rPr>
            <w:t xml:space="preserve">Bosher, L., </w:t>
          </w:r>
          <w:proofErr w:type="spellStart"/>
          <w:r>
            <w:rPr>
              <w:rFonts w:eastAsia="Times New Roman"/>
            </w:rPr>
            <w:t>Chmutina</w:t>
          </w:r>
          <w:proofErr w:type="spellEnd"/>
          <w:r>
            <w:rPr>
              <w:rFonts w:eastAsia="Times New Roman"/>
            </w:rPr>
            <w:t xml:space="preserve">, K., &amp; van Niekerk, D. (2021). Stop going around in circles: towards a </w:t>
          </w:r>
          <w:proofErr w:type="spellStart"/>
          <w:r>
            <w:rPr>
              <w:rFonts w:eastAsia="Times New Roman"/>
            </w:rPr>
            <w:t>reconceptualisation</w:t>
          </w:r>
          <w:proofErr w:type="spellEnd"/>
          <w:r>
            <w:rPr>
              <w:rFonts w:eastAsia="Times New Roman"/>
            </w:rPr>
            <w:t xml:space="preserve"> of disaster risk management phases. </w:t>
          </w:r>
          <w:r>
            <w:rPr>
              <w:rFonts w:eastAsia="Times New Roman"/>
              <w:i/>
              <w:iCs/>
            </w:rPr>
            <w:t>Disaster Prevention and Management: An International Journal</w:t>
          </w:r>
          <w:r>
            <w:rPr>
              <w:rFonts w:eastAsia="Times New Roman"/>
            </w:rPr>
            <w:t xml:space="preserve">, </w:t>
          </w:r>
          <w:r>
            <w:rPr>
              <w:rFonts w:eastAsia="Times New Roman"/>
              <w:i/>
              <w:iCs/>
            </w:rPr>
            <w:t>30</w:t>
          </w:r>
          <w:r>
            <w:rPr>
              <w:rFonts w:eastAsia="Times New Roman"/>
            </w:rPr>
            <w:t>(4/5), 525–537. https://doi.org/10.1108/DPM-03-2021-0071</w:t>
          </w:r>
        </w:p>
        <w:p w14:paraId="3E4E70D6" w14:textId="77777777" w:rsidR="008054BD" w:rsidRDefault="008054BD" w:rsidP="002D08B2">
          <w:pPr>
            <w:autoSpaceDE w:val="0"/>
            <w:autoSpaceDN w:val="0"/>
            <w:ind w:hanging="480"/>
            <w:jc w:val="both"/>
            <w:divId w:val="1878421302"/>
            <w:rPr>
              <w:rFonts w:eastAsia="Times New Roman"/>
            </w:rPr>
          </w:pPr>
          <w:r w:rsidRPr="002D08B2">
            <w:rPr>
              <w:rFonts w:eastAsia="Times New Roman"/>
              <w:lang w:val="es-ES"/>
            </w:rPr>
            <w:t xml:space="preserve">Cantillo, V., Serrano, I., Macea, L. F., &amp; Holguín-Veras, J. (2018). </w:t>
          </w:r>
          <w:r>
            <w:rPr>
              <w:rFonts w:eastAsia="Times New Roman"/>
            </w:rPr>
            <w:t xml:space="preserve">Discrete choice approach for assessing deprivation cost in humanitarian relief operations. </w:t>
          </w:r>
          <w:r>
            <w:rPr>
              <w:rFonts w:eastAsia="Times New Roman"/>
              <w:i/>
              <w:iCs/>
            </w:rPr>
            <w:t>Socio-Economic Planning Sciences</w:t>
          </w:r>
          <w:r>
            <w:rPr>
              <w:rFonts w:eastAsia="Times New Roman"/>
            </w:rPr>
            <w:t xml:space="preserve">, </w:t>
          </w:r>
          <w:r>
            <w:rPr>
              <w:rFonts w:eastAsia="Times New Roman"/>
              <w:i/>
              <w:iCs/>
            </w:rPr>
            <w:t>63</w:t>
          </w:r>
          <w:r>
            <w:rPr>
              <w:rFonts w:eastAsia="Times New Roman"/>
            </w:rPr>
            <w:t>, 33–46. https://doi.org/10.1016/j.seps.2017.06.004</w:t>
          </w:r>
        </w:p>
        <w:p w14:paraId="624B8B52" w14:textId="77777777" w:rsidR="008054BD" w:rsidRDefault="008054BD" w:rsidP="002D08B2">
          <w:pPr>
            <w:autoSpaceDE w:val="0"/>
            <w:autoSpaceDN w:val="0"/>
            <w:ind w:hanging="480"/>
            <w:jc w:val="both"/>
            <w:divId w:val="172646848"/>
            <w:rPr>
              <w:rFonts w:eastAsia="Times New Roman"/>
            </w:rPr>
          </w:pPr>
          <w:proofErr w:type="spellStart"/>
          <w:r>
            <w:rPr>
              <w:rFonts w:eastAsia="Times New Roman"/>
            </w:rPr>
            <w:t>Daumé</w:t>
          </w:r>
          <w:proofErr w:type="spellEnd"/>
          <w:r>
            <w:rPr>
              <w:rFonts w:eastAsia="Times New Roman"/>
            </w:rPr>
            <w:t xml:space="preserve">, H., &amp; </w:t>
          </w:r>
          <w:proofErr w:type="spellStart"/>
          <w:r>
            <w:rPr>
              <w:rFonts w:eastAsia="Times New Roman"/>
            </w:rPr>
            <w:t>Marcu</w:t>
          </w:r>
          <w:proofErr w:type="spellEnd"/>
          <w:r>
            <w:rPr>
              <w:rFonts w:eastAsia="Times New Roman"/>
            </w:rPr>
            <w:t xml:space="preserve">, D. (2006). Domain adaptation for statistical classifiers. </w:t>
          </w:r>
          <w:r>
            <w:rPr>
              <w:rFonts w:eastAsia="Times New Roman"/>
              <w:i/>
              <w:iCs/>
            </w:rPr>
            <w:t>Journal of Artificial Intelligence Research</w:t>
          </w:r>
          <w:r>
            <w:rPr>
              <w:rFonts w:eastAsia="Times New Roman"/>
            </w:rPr>
            <w:t xml:space="preserve">, </w:t>
          </w:r>
          <w:r>
            <w:rPr>
              <w:rFonts w:eastAsia="Times New Roman"/>
              <w:i/>
              <w:iCs/>
            </w:rPr>
            <w:t>26</w:t>
          </w:r>
          <w:r>
            <w:rPr>
              <w:rFonts w:eastAsia="Times New Roman"/>
            </w:rPr>
            <w:t>, 101–126. https://doi.org/10.1613/jair.1872</w:t>
          </w:r>
        </w:p>
        <w:p w14:paraId="072CB0DE" w14:textId="77777777" w:rsidR="008054BD" w:rsidRDefault="008054BD" w:rsidP="002D08B2">
          <w:pPr>
            <w:autoSpaceDE w:val="0"/>
            <w:autoSpaceDN w:val="0"/>
            <w:ind w:hanging="480"/>
            <w:jc w:val="both"/>
            <w:divId w:val="428618476"/>
            <w:rPr>
              <w:rFonts w:eastAsia="Times New Roman"/>
            </w:rPr>
          </w:pPr>
          <w:r>
            <w:rPr>
              <w:rFonts w:eastAsia="Times New Roman"/>
            </w:rPr>
            <w:t xml:space="preserve">Gutjahr, W. J., &amp; Fischer, S. (2018). Equity and deprivation costs in humanitarian logistics. </w:t>
          </w:r>
          <w:r>
            <w:rPr>
              <w:rFonts w:eastAsia="Times New Roman"/>
              <w:i/>
              <w:iCs/>
            </w:rPr>
            <w:t>European Journal of Operational Research</w:t>
          </w:r>
          <w:r>
            <w:rPr>
              <w:rFonts w:eastAsia="Times New Roman"/>
            </w:rPr>
            <w:t xml:space="preserve">, </w:t>
          </w:r>
          <w:r>
            <w:rPr>
              <w:rFonts w:eastAsia="Times New Roman"/>
              <w:i/>
              <w:iCs/>
            </w:rPr>
            <w:t>270</w:t>
          </w:r>
          <w:r>
            <w:rPr>
              <w:rFonts w:eastAsia="Times New Roman"/>
            </w:rPr>
            <w:t>(1), 185–197. https://doi.org/10.1016/j.ejor.2018.03.019</w:t>
          </w:r>
        </w:p>
        <w:p w14:paraId="5889F396" w14:textId="77777777" w:rsidR="008054BD" w:rsidRDefault="008054BD" w:rsidP="002D08B2">
          <w:pPr>
            <w:autoSpaceDE w:val="0"/>
            <w:autoSpaceDN w:val="0"/>
            <w:ind w:hanging="480"/>
            <w:jc w:val="both"/>
            <w:divId w:val="413866883"/>
            <w:rPr>
              <w:rFonts w:eastAsia="Times New Roman"/>
            </w:rPr>
          </w:pPr>
          <w:proofErr w:type="spellStart"/>
          <w:r>
            <w:rPr>
              <w:rFonts w:eastAsia="Times New Roman"/>
            </w:rPr>
            <w:lastRenderedPageBreak/>
            <w:t>Hasebrook</w:t>
          </w:r>
          <w:proofErr w:type="spellEnd"/>
          <w:r>
            <w:rPr>
              <w:rFonts w:eastAsia="Times New Roman"/>
            </w:rPr>
            <w:t xml:space="preserve">, N., </w:t>
          </w:r>
          <w:proofErr w:type="spellStart"/>
          <w:r>
            <w:rPr>
              <w:rFonts w:eastAsia="Times New Roman"/>
            </w:rPr>
            <w:t>Morsbach</w:t>
          </w:r>
          <w:proofErr w:type="spellEnd"/>
          <w:r>
            <w:rPr>
              <w:rFonts w:eastAsia="Times New Roman"/>
            </w:rPr>
            <w:t xml:space="preserve">, F., </w:t>
          </w:r>
          <w:proofErr w:type="spellStart"/>
          <w:r>
            <w:rPr>
              <w:rFonts w:eastAsia="Times New Roman"/>
            </w:rPr>
            <w:t>Kannengießer</w:t>
          </w:r>
          <w:proofErr w:type="spellEnd"/>
          <w:r>
            <w:rPr>
              <w:rFonts w:eastAsia="Times New Roman"/>
            </w:rPr>
            <w:t xml:space="preserve">, N., Franke, J., </w:t>
          </w:r>
          <w:proofErr w:type="spellStart"/>
          <w:r>
            <w:rPr>
              <w:rFonts w:eastAsia="Times New Roman"/>
            </w:rPr>
            <w:t>Hutter</w:t>
          </w:r>
          <w:proofErr w:type="spellEnd"/>
          <w:r>
            <w:rPr>
              <w:rFonts w:eastAsia="Times New Roman"/>
            </w:rPr>
            <w:t xml:space="preserve">, F., &amp; </w:t>
          </w:r>
          <w:proofErr w:type="spellStart"/>
          <w:r>
            <w:rPr>
              <w:rFonts w:eastAsia="Times New Roman"/>
            </w:rPr>
            <w:t>Sunyaev</w:t>
          </w:r>
          <w:proofErr w:type="spellEnd"/>
          <w:r>
            <w:rPr>
              <w:rFonts w:eastAsia="Times New Roman"/>
            </w:rPr>
            <w:t xml:space="preserve">, A. (2022). </w:t>
          </w:r>
          <w:r>
            <w:rPr>
              <w:rFonts w:eastAsia="Times New Roman"/>
              <w:i/>
              <w:iCs/>
            </w:rPr>
            <w:t>Why Do Machine Learning Practitioners Still Use Manual Tuning? A Qualitative Study</w:t>
          </w:r>
          <w:r>
            <w:rPr>
              <w:rFonts w:eastAsia="Times New Roman"/>
            </w:rPr>
            <w:t>. http://arxiv.org/abs/2203.01717</w:t>
          </w:r>
        </w:p>
        <w:p w14:paraId="3F52B183" w14:textId="77777777" w:rsidR="008054BD" w:rsidRDefault="008054BD" w:rsidP="002D08B2">
          <w:pPr>
            <w:autoSpaceDE w:val="0"/>
            <w:autoSpaceDN w:val="0"/>
            <w:ind w:hanging="480"/>
            <w:jc w:val="both"/>
            <w:divId w:val="34933640"/>
            <w:rPr>
              <w:rFonts w:eastAsia="Times New Roman"/>
            </w:rPr>
          </w:pPr>
          <w:r>
            <w:rPr>
              <w:rFonts w:eastAsia="Times New Roman"/>
            </w:rPr>
            <w:t xml:space="preserve">Holguín-Veras, J., </w:t>
          </w:r>
          <w:proofErr w:type="spellStart"/>
          <w:r>
            <w:rPr>
              <w:rFonts w:eastAsia="Times New Roman"/>
            </w:rPr>
            <w:t>Jaller</w:t>
          </w:r>
          <w:proofErr w:type="spellEnd"/>
          <w:r>
            <w:rPr>
              <w:rFonts w:eastAsia="Times New Roman"/>
            </w:rPr>
            <w:t xml:space="preserve">, M., van Wassenhove, L. N., Pérez, N., &amp; </w:t>
          </w:r>
          <w:proofErr w:type="spellStart"/>
          <w:r>
            <w:rPr>
              <w:rFonts w:eastAsia="Times New Roman"/>
            </w:rPr>
            <w:t>Wachtendorf</w:t>
          </w:r>
          <w:proofErr w:type="spellEnd"/>
          <w:r>
            <w:rPr>
              <w:rFonts w:eastAsia="Times New Roman"/>
            </w:rPr>
            <w:t xml:space="preserve">, T. (2014). Material Convergence: Important and Understudied Disaster Phenomenon. </w:t>
          </w:r>
          <w:r>
            <w:rPr>
              <w:rFonts w:eastAsia="Times New Roman"/>
              <w:i/>
              <w:iCs/>
            </w:rPr>
            <w:t>Natural Hazards Review</w:t>
          </w:r>
          <w:r>
            <w:rPr>
              <w:rFonts w:eastAsia="Times New Roman"/>
            </w:rPr>
            <w:t xml:space="preserve">, </w:t>
          </w:r>
          <w:r>
            <w:rPr>
              <w:rFonts w:eastAsia="Times New Roman"/>
              <w:i/>
              <w:iCs/>
            </w:rPr>
            <w:t>15</w:t>
          </w:r>
          <w:r>
            <w:rPr>
              <w:rFonts w:eastAsia="Times New Roman"/>
            </w:rPr>
            <w:t>(1), 1–12. https://doi.org/10.1061/(ASCE)NH.1527-6996.0000113</w:t>
          </w:r>
        </w:p>
        <w:p w14:paraId="6270B745" w14:textId="77777777" w:rsidR="008054BD" w:rsidRDefault="008054BD" w:rsidP="002D08B2">
          <w:pPr>
            <w:autoSpaceDE w:val="0"/>
            <w:autoSpaceDN w:val="0"/>
            <w:ind w:hanging="480"/>
            <w:jc w:val="both"/>
            <w:divId w:val="1904025986"/>
            <w:rPr>
              <w:rFonts w:eastAsia="Times New Roman"/>
            </w:rPr>
          </w:pPr>
          <w:r>
            <w:rPr>
              <w:rFonts w:eastAsia="Times New Roman"/>
            </w:rPr>
            <w:t xml:space="preserve">Holguín-Veras, J., Pérez, N., </w:t>
          </w:r>
          <w:proofErr w:type="spellStart"/>
          <w:r>
            <w:rPr>
              <w:rFonts w:eastAsia="Times New Roman"/>
            </w:rPr>
            <w:t>Jaller</w:t>
          </w:r>
          <w:proofErr w:type="spellEnd"/>
          <w:r>
            <w:rPr>
              <w:rFonts w:eastAsia="Times New Roman"/>
            </w:rPr>
            <w:t xml:space="preserve">, M., van Wassenhove, L. N., &amp; </w:t>
          </w:r>
          <w:proofErr w:type="spellStart"/>
          <w:r>
            <w:rPr>
              <w:rFonts w:eastAsia="Times New Roman"/>
            </w:rPr>
            <w:t>Aros</w:t>
          </w:r>
          <w:proofErr w:type="spellEnd"/>
          <w:r>
            <w:rPr>
              <w:rFonts w:eastAsia="Times New Roman"/>
            </w:rPr>
            <w:t xml:space="preserve">-Vera, F. (2013). On the appropriate objective function for post-disaster humanitarian logistics models. </w:t>
          </w:r>
          <w:r>
            <w:rPr>
              <w:rFonts w:eastAsia="Times New Roman"/>
              <w:i/>
              <w:iCs/>
            </w:rPr>
            <w:t>Journal of Operations Management</w:t>
          </w:r>
          <w:r>
            <w:rPr>
              <w:rFonts w:eastAsia="Times New Roman"/>
            </w:rPr>
            <w:t xml:space="preserve">, </w:t>
          </w:r>
          <w:r>
            <w:rPr>
              <w:rFonts w:eastAsia="Times New Roman"/>
              <w:i/>
              <w:iCs/>
            </w:rPr>
            <w:t>31</w:t>
          </w:r>
          <w:r>
            <w:rPr>
              <w:rFonts w:eastAsia="Times New Roman"/>
            </w:rPr>
            <w:t>(5), 262–280. https://doi.org/10.1016/j.jom.2013.06.002</w:t>
          </w:r>
        </w:p>
        <w:p w14:paraId="1933B340" w14:textId="77777777" w:rsidR="008054BD" w:rsidRDefault="008054BD" w:rsidP="002D08B2">
          <w:pPr>
            <w:autoSpaceDE w:val="0"/>
            <w:autoSpaceDN w:val="0"/>
            <w:ind w:hanging="480"/>
            <w:jc w:val="both"/>
            <w:divId w:val="179397185"/>
            <w:rPr>
              <w:rFonts w:eastAsia="Times New Roman"/>
            </w:rPr>
          </w:pPr>
          <w:r>
            <w:rPr>
              <w:rFonts w:eastAsia="Times New Roman"/>
            </w:rPr>
            <w:t xml:space="preserve">Huang, X., Wu, L., &amp; Ye, Y. (2019). A Review </w:t>
          </w:r>
          <w:proofErr w:type="gramStart"/>
          <w:r>
            <w:rPr>
              <w:rFonts w:eastAsia="Times New Roman"/>
            </w:rPr>
            <w:t>on</w:t>
          </w:r>
          <w:proofErr w:type="gramEnd"/>
          <w:r>
            <w:rPr>
              <w:rFonts w:eastAsia="Times New Roman"/>
            </w:rPr>
            <w:t xml:space="preserve"> Dimensionality Reduction Techniques. </w:t>
          </w:r>
          <w:r>
            <w:rPr>
              <w:rFonts w:eastAsia="Times New Roman"/>
              <w:i/>
              <w:iCs/>
            </w:rPr>
            <w:t>International Journal of Pattern Recognition and Artificial Intelligence</w:t>
          </w:r>
          <w:r>
            <w:rPr>
              <w:rFonts w:eastAsia="Times New Roman"/>
            </w:rPr>
            <w:t xml:space="preserve">, </w:t>
          </w:r>
          <w:r>
            <w:rPr>
              <w:rFonts w:eastAsia="Times New Roman"/>
              <w:i/>
              <w:iCs/>
            </w:rPr>
            <w:t>33</w:t>
          </w:r>
          <w:r>
            <w:rPr>
              <w:rFonts w:eastAsia="Times New Roman"/>
            </w:rPr>
            <w:t>(10), 1950017. https://doi.org/10.1142/S0218001419500174</w:t>
          </w:r>
        </w:p>
        <w:p w14:paraId="6F706847" w14:textId="77777777" w:rsidR="008054BD" w:rsidRDefault="008054BD" w:rsidP="002D08B2">
          <w:pPr>
            <w:autoSpaceDE w:val="0"/>
            <w:autoSpaceDN w:val="0"/>
            <w:ind w:hanging="480"/>
            <w:jc w:val="both"/>
            <w:divId w:val="2058971748"/>
            <w:rPr>
              <w:rFonts w:eastAsia="Times New Roman"/>
            </w:rPr>
          </w:pPr>
          <w:r>
            <w:rPr>
              <w:rFonts w:eastAsia="Times New Roman"/>
            </w:rPr>
            <w:t xml:space="preserve">Kim, Y., &amp; Sohn, H.-G. (2018a). </w:t>
          </w:r>
          <w:r>
            <w:rPr>
              <w:rFonts w:eastAsia="Times New Roman"/>
              <w:i/>
              <w:iCs/>
            </w:rPr>
            <w:t>Disaster Risk Management in the Republic of Korea</w:t>
          </w:r>
          <w:r>
            <w:rPr>
              <w:rFonts w:eastAsia="Times New Roman"/>
            </w:rPr>
            <w:t>. Springer Singapore. https://doi.org/10.1007/978-981-10-4789-3</w:t>
          </w:r>
        </w:p>
        <w:p w14:paraId="465D5751" w14:textId="77777777" w:rsidR="008054BD" w:rsidRPr="002D08B2" w:rsidRDefault="008054BD" w:rsidP="002D08B2">
          <w:pPr>
            <w:autoSpaceDE w:val="0"/>
            <w:autoSpaceDN w:val="0"/>
            <w:ind w:hanging="480"/>
            <w:jc w:val="both"/>
            <w:divId w:val="952904724"/>
            <w:rPr>
              <w:rFonts w:eastAsia="Times New Roman"/>
              <w:lang w:val="pt-BR"/>
            </w:rPr>
          </w:pPr>
          <w:r>
            <w:rPr>
              <w:rFonts w:eastAsia="Times New Roman"/>
            </w:rPr>
            <w:t xml:space="preserve">Kim, Y., &amp; Sohn, H.-G. (2018b). </w:t>
          </w:r>
          <w:r>
            <w:rPr>
              <w:rFonts w:eastAsia="Times New Roman"/>
              <w:i/>
              <w:iCs/>
            </w:rPr>
            <w:t>Disaster Risk Management in the Republic of Korea</w:t>
          </w:r>
          <w:r>
            <w:rPr>
              <w:rFonts w:eastAsia="Times New Roman"/>
            </w:rPr>
            <w:t xml:space="preserve">. </w:t>
          </w:r>
          <w:r w:rsidRPr="002D08B2">
            <w:rPr>
              <w:rFonts w:eastAsia="Times New Roman"/>
              <w:lang w:val="pt-BR"/>
            </w:rPr>
            <w:t>Springer Singapore. https://doi.org/10.1007/978-981-10-4789-3</w:t>
          </w:r>
        </w:p>
        <w:p w14:paraId="05EB8B15" w14:textId="77777777" w:rsidR="008054BD" w:rsidRDefault="008054BD" w:rsidP="002D08B2">
          <w:pPr>
            <w:autoSpaceDE w:val="0"/>
            <w:autoSpaceDN w:val="0"/>
            <w:ind w:hanging="480"/>
            <w:jc w:val="both"/>
            <w:divId w:val="491289340"/>
            <w:rPr>
              <w:rFonts w:eastAsia="Times New Roman"/>
            </w:rPr>
          </w:pPr>
          <w:r w:rsidRPr="002D08B2">
            <w:rPr>
              <w:rFonts w:eastAsia="Times New Roman"/>
              <w:lang w:val="pt-BR"/>
            </w:rPr>
            <w:t xml:space="preserve">Li, X., </w:t>
          </w:r>
          <w:proofErr w:type="spellStart"/>
          <w:r w:rsidRPr="002D08B2">
            <w:rPr>
              <w:rFonts w:eastAsia="Times New Roman"/>
              <w:lang w:val="pt-BR"/>
            </w:rPr>
            <w:t>Caragea</w:t>
          </w:r>
          <w:proofErr w:type="spellEnd"/>
          <w:r w:rsidRPr="002D08B2">
            <w:rPr>
              <w:rFonts w:eastAsia="Times New Roman"/>
              <w:lang w:val="pt-BR"/>
            </w:rPr>
            <w:t xml:space="preserve">, C., </w:t>
          </w:r>
          <w:proofErr w:type="spellStart"/>
          <w:r w:rsidRPr="002D08B2">
            <w:rPr>
              <w:rFonts w:eastAsia="Times New Roman"/>
              <w:lang w:val="pt-BR"/>
            </w:rPr>
            <w:t>Caragea</w:t>
          </w:r>
          <w:proofErr w:type="spellEnd"/>
          <w:r w:rsidRPr="002D08B2">
            <w:rPr>
              <w:rFonts w:eastAsia="Times New Roman"/>
              <w:lang w:val="pt-BR"/>
            </w:rPr>
            <w:t xml:space="preserve">, D., </w:t>
          </w:r>
          <w:proofErr w:type="spellStart"/>
          <w:r w:rsidRPr="002D08B2">
            <w:rPr>
              <w:rFonts w:eastAsia="Times New Roman"/>
              <w:lang w:val="pt-BR"/>
            </w:rPr>
            <w:t>Imran</w:t>
          </w:r>
          <w:proofErr w:type="spellEnd"/>
          <w:r w:rsidRPr="002D08B2">
            <w:rPr>
              <w:rFonts w:eastAsia="Times New Roman"/>
              <w:lang w:val="pt-BR"/>
            </w:rPr>
            <w:t xml:space="preserve">, M., &amp; </w:t>
          </w:r>
          <w:proofErr w:type="spellStart"/>
          <w:r w:rsidRPr="002D08B2">
            <w:rPr>
              <w:rFonts w:eastAsia="Times New Roman"/>
              <w:lang w:val="pt-BR"/>
            </w:rPr>
            <w:t>Ofli</w:t>
          </w:r>
          <w:proofErr w:type="spellEnd"/>
          <w:r w:rsidRPr="002D08B2">
            <w:rPr>
              <w:rFonts w:eastAsia="Times New Roman"/>
              <w:lang w:val="pt-BR"/>
            </w:rPr>
            <w:t xml:space="preserve">, F. (2019). </w:t>
          </w:r>
          <w:r>
            <w:rPr>
              <w:rFonts w:eastAsia="Times New Roman"/>
            </w:rPr>
            <w:t xml:space="preserve">Identifying disaster damage images using a domain adaptation approach. </w:t>
          </w:r>
          <w:r>
            <w:rPr>
              <w:rFonts w:eastAsia="Times New Roman"/>
              <w:i/>
              <w:iCs/>
            </w:rPr>
            <w:t>Proceedings of the International ISCRAM Conference</w:t>
          </w:r>
          <w:r>
            <w:rPr>
              <w:rFonts w:eastAsia="Times New Roman"/>
            </w:rPr>
            <w:t xml:space="preserve">, </w:t>
          </w:r>
          <w:r>
            <w:rPr>
              <w:rFonts w:eastAsia="Times New Roman"/>
              <w:i/>
              <w:iCs/>
            </w:rPr>
            <w:t>2019-</w:t>
          </w:r>
          <w:proofErr w:type="gramStart"/>
          <w:r>
            <w:rPr>
              <w:rFonts w:eastAsia="Times New Roman"/>
              <w:i/>
              <w:iCs/>
            </w:rPr>
            <w:t>May</w:t>
          </w:r>
          <w:r>
            <w:rPr>
              <w:rFonts w:eastAsia="Times New Roman"/>
            </w:rPr>
            <w:t>(</w:t>
          </w:r>
          <w:proofErr w:type="gramEnd"/>
          <w:r>
            <w:rPr>
              <w:rFonts w:eastAsia="Times New Roman"/>
            </w:rPr>
            <w:t>May 2019), 633–645.</w:t>
          </w:r>
        </w:p>
        <w:p w14:paraId="38435123" w14:textId="77777777" w:rsidR="008054BD" w:rsidRPr="002D08B2" w:rsidRDefault="008054BD" w:rsidP="002D08B2">
          <w:pPr>
            <w:autoSpaceDE w:val="0"/>
            <w:autoSpaceDN w:val="0"/>
            <w:ind w:hanging="480"/>
            <w:jc w:val="both"/>
            <w:divId w:val="1354769171"/>
            <w:rPr>
              <w:rFonts w:eastAsia="Times New Roman"/>
              <w:lang w:val="es-ES"/>
            </w:rPr>
          </w:pPr>
          <w:r>
            <w:rPr>
              <w:rFonts w:eastAsia="Times New Roman"/>
            </w:rPr>
            <w:t xml:space="preserve">López-Bueno, J. A., </w:t>
          </w:r>
          <w:proofErr w:type="spellStart"/>
          <w:r>
            <w:rPr>
              <w:rFonts w:eastAsia="Times New Roman"/>
            </w:rPr>
            <w:t>Navas</w:t>
          </w:r>
          <w:proofErr w:type="spellEnd"/>
          <w:r>
            <w:rPr>
              <w:rFonts w:eastAsia="Times New Roman"/>
            </w:rPr>
            <w:t xml:space="preserve">-Martín, M. Á., Díaz, J., </w:t>
          </w:r>
          <w:proofErr w:type="spellStart"/>
          <w:r>
            <w:rPr>
              <w:rFonts w:eastAsia="Times New Roman"/>
            </w:rPr>
            <w:t>Mirón</w:t>
          </w:r>
          <w:proofErr w:type="spellEnd"/>
          <w:r>
            <w:rPr>
              <w:rFonts w:eastAsia="Times New Roman"/>
            </w:rPr>
            <w:t xml:space="preserve">, I. J., Luna, M. Y., Sánchez-Martínez, G., </w:t>
          </w:r>
          <w:proofErr w:type="spellStart"/>
          <w:r>
            <w:rPr>
              <w:rFonts w:eastAsia="Times New Roman"/>
            </w:rPr>
            <w:t>Culqui</w:t>
          </w:r>
          <w:proofErr w:type="spellEnd"/>
          <w:r>
            <w:rPr>
              <w:rFonts w:eastAsia="Times New Roman"/>
            </w:rPr>
            <w:t xml:space="preserve">, D., &amp; Linares, C. (2021). The effect of cold waves on mortality in urban and rural areas of Madrid. </w:t>
          </w:r>
          <w:proofErr w:type="spellStart"/>
          <w:r w:rsidRPr="002D08B2">
            <w:rPr>
              <w:rFonts w:eastAsia="Times New Roman"/>
              <w:i/>
              <w:iCs/>
              <w:lang w:val="es-ES"/>
            </w:rPr>
            <w:t>Environmental</w:t>
          </w:r>
          <w:proofErr w:type="spellEnd"/>
          <w:r w:rsidRPr="002D08B2">
            <w:rPr>
              <w:rFonts w:eastAsia="Times New Roman"/>
              <w:i/>
              <w:iCs/>
              <w:lang w:val="es-ES"/>
            </w:rPr>
            <w:t xml:space="preserve"> </w:t>
          </w:r>
          <w:proofErr w:type="spellStart"/>
          <w:r w:rsidRPr="002D08B2">
            <w:rPr>
              <w:rFonts w:eastAsia="Times New Roman"/>
              <w:i/>
              <w:iCs/>
              <w:lang w:val="es-ES"/>
            </w:rPr>
            <w:t>Sciences</w:t>
          </w:r>
          <w:proofErr w:type="spellEnd"/>
          <w:r w:rsidRPr="002D08B2">
            <w:rPr>
              <w:rFonts w:eastAsia="Times New Roman"/>
              <w:i/>
              <w:iCs/>
              <w:lang w:val="es-ES"/>
            </w:rPr>
            <w:t xml:space="preserve"> </w:t>
          </w:r>
          <w:proofErr w:type="spellStart"/>
          <w:r w:rsidRPr="002D08B2">
            <w:rPr>
              <w:rFonts w:eastAsia="Times New Roman"/>
              <w:i/>
              <w:iCs/>
              <w:lang w:val="es-ES"/>
            </w:rPr>
            <w:t>Europe</w:t>
          </w:r>
          <w:proofErr w:type="spellEnd"/>
          <w:r w:rsidRPr="002D08B2">
            <w:rPr>
              <w:rFonts w:eastAsia="Times New Roman"/>
              <w:lang w:val="es-ES"/>
            </w:rPr>
            <w:t xml:space="preserve">, </w:t>
          </w:r>
          <w:r w:rsidRPr="002D08B2">
            <w:rPr>
              <w:rFonts w:eastAsia="Times New Roman"/>
              <w:i/>
              <w:iCs/>
              <w:lang w:val="es-ES"/>
            </w:rPr>
            <w:t>33</w:t>
          </w:r>
          <w:r w:rsidRPr="002D08B2">
            <w:rPr>
              <w:rFonts w:eastAsia="Times New Roman"/>
              <w:lang w:val="es-ES"/>
            </w:rPr>
            <w:t>(1). https://doi.org/10.1186/s12302-021-00512-z</w:t>
          </w:r>
        </w:p>
        <w:p w14:paraId="098C8183" w14:textId="77777777" w:rsidR="008054BD" w:rsidRDefault="008054BD" w:rsidP="002D08B2">
          <w:pPr>
            <w:autoSpaceDE w:val="0"/>
            <w:autoSpaceDN w:val="0"/>
            <w:ind w:hanging="480"/>
            <w:jc w:val="both"/>
            <w:divId w:val="517163482"/>
            <w:rPr>
              <w:rFonts w:eastAsia="Times New Roman"/>
            </w:rPr>
          </w:pPr>
          <w:r w:rsidRPr="002D08B2">
            <w:rPr>
              <w:rFonts w:eastAsia="Times New Roman"/>
              <w:lang w:val="es-ES"/>
            </w:rPr>
            <w:t xml:space="preserve">Petak, W. J. (1985). </w:t>
          </w:r>
          <w:r>
            <w:rPr>
              <w:rFonts w:eastAsia="Times New Roman"/>
            </w:rPr>
            <w:t xml:space="preserve">Emergency Management: A Challenge for Public Administration. </w:t>
          </w:r>
          <w:r>
            <w:rPr>
              <w:rFonts w:eastAsia="Times New Roman"/>
              <w:i/>
              <w:iCs/>
            </w:rPr>
            <w:t>Public Administration Review</w:t>
          </w:r>
          <w:r>
            <w:rPr>
              <w:rFonts w:eastAsia="Times New Roman"/>
            </w:rPr>
            <w:t xml:space="preserve">, </w:t>
          </w:r>
          <w:r>
            <w:rPr>
              <w:rFonts w:eastAsia="Times New Roman"/>
              <w:i/>
              <w:iCs/>
            </w:rPr>
            <w:t>45</w:t>
          </w:r>
          <w:r>
            <w:rPr>
              <w:rFonts w:eastAsia="Times New Roman"/>
            </w:rPr>
            <w:t>, 3. https://doi.org/10.2307/3134992</w:t>
          </w:r>
        </w:p>
        <w:p w14:paraId="6E51313D" w14:textId="77777777" w:rsidR="008054BD" w:rsidRDefault="008054BD" w:rsidP="002D08B2">
          <w:pPr>
            <w:autoSpaceDE w:val="0"/>
            <w:autoSpaceDN w:val="0"/>
            <w:ind w:hanging="480"/>
            <w:jc w:val="both"/>
            <w:divId w:val="1299071212"/>
            <w:rPr>
              <w:rFonts w:eastAsia="Times New Roman"/>
            </w:rPr>
          </w:pPr>
          <w:r>
            <w:rPr>
              <w:rFonts w:eastAsia="Times New Roman"/>
            </w:rPr>
            <w:t xml:space="preserve">Peterson, T. C., Heim, R. R., Hirsch, R., Kaiser, D. P., Brooks, H., </w:t>
          </w:r>
          <w:proofErr w:type="spellStart"/>
          <w:r>
            <w:rPr>
              <w:rFonts w:eastAsia="Times New Roman"/>
            </w:rPr>
            <w:t>Diffenbaugh</w:t>
          </w:r>
          <w:proofErr w:type="spellEnd"/>
          <w:r>
            <w:rPr>
              <w:rFonts w:eastAsia="Times New Roman"/>
            </w:rPr>
            <w:t xml:space="preserve">, N. S., Dole, R. M., </w:t>
          </w:r>
          <w:proofErr w:type="spellStart"/>
          <w:r>
            <w:rPr>
              <w:rFonts w:eastAsia="Times New Roman"/>
            </w:rPr>
            <w:t>Giovannettone</w:t>
          </w:r>
          <w:proofErr w:type="spellEnd"/>
          <w:r>
            <w:rPr>
              <w:rFonts w:eastAsia="Times New Roman"/>
            </w:rPr>
            <w:t xml:space="preserve">, J. P., </w:t>
          </w:r>
          <w:proofErr w:type="spellStart"/>
          <w:r>
            <w:rPr>
              <w:rFonts w:eastAsia="Times New Roman"/>
            </w:rPr>
            <w:t>Guirguis</w:t>
          </w:r>
          <w:proofErr w:type="spellEnd"/>
          <w:r>
            <w:rPr>
              <w:rFonts w:eastAsia="Times New Roman"/>
            </w:rPr>
            <w:t xml:space="preserve">, K., Karl, T. R., Katz, R. W., Kunkel, K., </w:t>
          </w:r>
          <w:proofErr w:type="spellStart"/>
          <w:r>
            <w:rPr>
              <w:rFonts w:eastAsia="Times New Roman"/>
            </w:rPr>
            <w:t>Lettenmaier</w:t>
          </w:r>
          <w:proofErr w:type="spellEnd"/>
          <w:r>
            <w:rPr>
              <w:rFonts w:eastAsia="Times New Roman"/>
            </w:rPr>
            <w:t xml:space="preserve">, D., McCabe, G. J., </w:t>
          </w:r>
          <w:proofErr w:type="spellStart"/>
          <w:r>
            <w:rPr>
              <w:rFonts w:eastAsia="Times New Roman"/>
            </w:rPr>
            <w:t>Paciorek</w:t>
          </w:r>
          <w:proofErr w:type="spellEnd"/>
          <w:r>
            <w:rPr>
              <w:rFonts w:eastAsia="Times New Roman"/>
            </w:rPr>
            <w:t xml:space="preserve">, C. J., </w:t>
          </w:r>
          <w:proofErr w:type="spellStart"/>
          <w:r>
            <w:rPr>
              <w:rFonts w:eastAsia="Times New Roman"/>
            </w:rPr>
            <w:t>Ryberg</w:t>
          </w:r>
          <w:proofErr w:type="spellEnd"/>
          <w:r>
            <w:rPr>
              <w:rFonts w:eastAsia="Times New Roman"/>
            </w:rPr>
            <w:t xml:space="preserve">, K. R., Schubert, S., Silva, V. B. S., Stewart, B. C., … </w:t>
          </w:r>
          <w:proofErr w:type="spellStart"/>
          <w:r>
            <w:rPr>
              <w:rFonts w:eastAsia="Times New Roman"/>
            </w:rPr>
            <w:t>Wuebbles</w:t>
          </w:r>
          <w:proofErr w:type="spellEnd"/>
          <w:r>
            <w:rPr>
              <w:rFonts w:eastAsia="Times New Roman"/>
            </w:rPr>
            <w:t xml:space="preserve">, D. (2013). Monitoring and understanding changes in heat waves, cold waves, floods, and droughts in the United States: State of knowledge. </w:t>
          </w:r>
          <w:r>
            <w:rPr>
              <w:rFonts w:eastAsia="Times New Roman"/>
              <w:i/>
              <w:iCs/>
            </w:rPr>
            <w:t>Bulletin of the American Meteorological Society</w:t>
          </w:r>
          <w:r>
            <w:rPr>
              <w:rFonts w:eastAsia="Times New Roman"/>
            </w:rPr>
            <w:t xml:space="preserve">, </w:t>
          </w:r>
          <w:r>
            <w:rPr>
              <w:rFonts w:eastAsia="Times New Roman"/>
              <w:i/>
              <w:iCs/>
            </w:rPr>
            <w:t>94</w:t>
          </w:r>
          <w:r>
            <w:rPr>
              <w:rFonts w:eastAsia="Times New Roman"/>
            </w:rPr>
            <w:t>(6), 821–834. https://doi.org/10.1175/BAMS-D-12-00066.1</w:t>
          </w:r>
        </w:p>
        <w:p w14:paraId="3BDAE945" w14:textId="77777777" w:rsidR="008054BD" w:rsidRDefault="008054BD" w:rsidP="002D08B2">
          <w:pPr>
            <w:autoSpaceDE w:val="0"/>
            <w:autoSpaceDN w:val="0"/>
            <w:ind w:hanging="480"/>
            <w:jc w:val="both"/>
            <w:divId w:val="1246106363"/>
            <w:rPr>
              <w:rFonts w:eastAsia="Times New Roman"/>
            </w:rPr>
          </w:pPr>
          <w:r w:rsidRPr="002D08B2">
            <w:rPr>
              <w:rFonts w:eastAsia="Times New Roman"/>
              <w:lang w:val="es-ES"/>
            </w:rPr>
            <w:t xml:space="preserve">Regal </w:t>
          </w:r>
          <w:proofErr w:type="spellStart"/>
          <w:r w:rsidRPr="002D08B2">
            <w:rPr>
              <w:rFonts w:eastAsia="Times New Roman"/>
              <w:lang w:val="es-ES"/>
            </w:rPr>
            <w:t>Ludowieg</w:t>
          </w:r>
          <w:proofErr w:type="spellEnd"/>
          <w:r w:rsidRPr="002D08B2">
            <w:rPr>
              <w:rFonts w:eastAsia="Times New Roman"/>
              <w:lang w:val="es-ES"/>
            </w:rPr>
            <w:t xml:space="preserve">, A., Ortega, C., </w:t>
          </w:r>
          <w:proofErr w:type="spellStart"/>
          <w:r w:rsidRPr="002D08B2">
            <w:rPr>
              <w:rFonts w:eastAsia="Times New Roman"/>
              <w:lang w:val="es-ES"/>
            </w:rPr>
            <w:t>Bronfman</w:t>
          </w:r>
          <w:proofErr w:type="spellEnd"/>
          <w:r w:rsidRPr="002D08B2">
            <w:rPr>
              <w:rFonts w:eastAsia="Times New Roman"/>
              <w:lang w:val="es-ES"/>
            </w:rPr>
            <w:t xml:space="preserve">, A., Rodriguez Serra, M., &amp; Chong, M. (2022). </w:t>
          </w:r>
          <w:r>
            <w:rPr>
              <w:rFonts w:eastAsia="Times New Roman"/>
            </w:rPr>
            <w:t xml:space="preserve">A methodology for managing public spaces to increase access to essential goods and services by vulnerable populations during the COVID-19 pandemic. </w:t>
          </w:r>
          <w:r>
            <w:rPr>
              <w:rFonts w:eastAsia="Times New Roman"/>
              <w:i/>
              <w:iCs/>
            </w:rPr>
            <w:t>Journal of Humanitarian Logistics and Supply Chain Management</w:t>
          </w:r>
          <w:r>
            <w:rPr>
              <w:rFonts w:eastAsia="Times New Roman"/>
            </w:rPr>
            <w:t xml:space="preserve">, </w:t>
          </w:r>
          <w:r>
            <w:rPr>
              <w:rFonts w:eastAsia="Times New Roman"/>
              <w:i/>
              <w:iCs/>
            </w:rPr>
            <w:t>12</w:t>
          </w:r>
          <w:r>
            <w:rPr>
              <w:rFonts w:eastAsia="Times New Roman"/>
            </w:rPr>
            <w:t>(2), 157–181. https://doi.org/10.1108/JHLSCM-02-2021-0012</w:t>
          </w:r>
        </w:p>
        <w:p w14:paraId="5833DC7F" w14:textId="77777777" w:rsidR="008054BD" w:rsidRDefault="008054BD" w:rsidP="002D08B2">
          <w:pPr>
            <w:autoSpaceDE w:val="0"/>
            <w:autoSpaceDN w:val="0"/>
            <w:ind w:hanging="480"/>
            <w:jc w:val="both"/>
            <w:divId w:val="1017584295"/>
            <w:rPr>
              <w:rFonts w:eastAsia="Times New Roman"/>
            </w:rPr>
          </w:pPr>
          <w:r>
            <w:rPr>
              <w:rFonts w:eastAsia="Times New Roman"/>
            </w:rPr>
            <w:t xml:space="preserve">Shafapourtehrany, M., </w:t>
          </w:r>
          <w:proofErr w:type="spellStart"/>
          <w:r>
            <w:rPr>
              <w:rFonts w:eastAsia="Times New Roman"/>
            </w:rPr>
            <w:t>Yariyan</w:t>
          </w:r>
          <w:proofErr w:type="spellEnd"/>
          <w:r>
            <w:rPr>
              <w:rFonts w:eastAsia="Times New Roman"/>
            </w:rPr>
            <w:t xml:space="preserve">, P., </w:t>
          </w:r>
          <w:proofErr w:type="spellStart"/>
          <w:r>
            <w:rPr>
              <w:rFonts w:eastAsia="Times New Roman"/>
            </w:rPr>
            <w:t>Özener</w:t>
          </w:r>
          <w:proofErr w:type="spellEnd"/>
          <w:r>
            <w:rPr>
              <w:rFonts w:eastAsia="Times New Roman"/>
            </w:rPr>
            <w:t xml:space="preserve">, H., Pradhan, B., &amp; Shabani, F. (2022). Evaluating the application of K-mean clustering in Earthquake vulnerability mapping of Istanbul, Turkey. </w:t>
          </w:r>
          <w:r>
            <w:rPr>
              <w:rFonts w:eastAsia="Times New Roman"/>
              <w:i/>
              <w:iCs/>
            </w:rPr>
            <w:t>International Journal of Disaster Risk Reduction</w:t>
          </w:r>
          <w:r>
            <w:rPr>
              <w:rFonts w:eastAsia="Times New Roman"/>
            </w:rPr>
            <w:t xml:space="preserve">, </w:t>
          </w:r>
          <w:r>
            <w:rPr>
              <w:rFonts w:eastAsia="Times New Roman"/>
              <w:i/>
              <w:iCs/>
            </w:rPr>
            <w:t>79</w:t>
          </w:r>
          <w:r>
            <w:rPr>
              <w:rFonts w:eastAsia="Times New Roman"/>
            </w:rPr>
            <w:t>, 103154. https://doi.org/10.1016/j.ijdrr.2022.103154</w:t>
          </w:r>
        </w:p>
        <w:p w14:paraId="589EEB92" w14:textId="77777777" w:rsidR="008054BD" w:rsidRDefault="008054BD" w:rsidP="002D08B2">
          <w:pPr>
            <w:autoSpaceDE w:val="0"/>
            <w:autoSpaceDN w:val="0"/>
            <w:ind w:hanging="480"/>
            <w:jc w:val="both"/>
            <w:divId w:val="2100901158"/>
            <w:rPr>
              <w:rFonts w:eastAsia="Times New Roman"/>
            </w:rPr>
          </w:pPr>
          <w:r>
            <w:rPr>
              <w:rFonts w:eastAsia="Times New Roman"/>
            </w:rPr>
            <w:lastRenderedPageBreak/>
            <w:t xml:space="preserve">Shao, J., Wang, X., Liang, C., &amp; Holguín-Veras, J. (2020). Research progress on deprivation costs in humanitarian logistics. </w:t>
          </w:r>
          <w:r>
            <w:rPr>
              <w:rFonts w:eastAsia="Times New Roman"/>
              <w:i/>
              <w:iCs/>
            </w:rPr>
            <w:t>International Journal of Disaster Risk Reduction</w:t>
          </w:r>
          <w:r>
            <w:rPr>
              <w:rFonts w:eastAsia="Times New Roman"/>
            </w:rPr>
            <w:t xml:space="preserve">, </w:t>
          </w:r>
          <w:r>
            <w:rPr>
              <w:rFonts w:eastAsia="Times New Roman"/>
              <w:i/>
              <w:iCs/>
            </w:rPr>
            <w:t>42</w:t>
          </w:r>
          <w:r>
            <w:rPr>
              <w:rFonts w:eastAsia="Times New Roman"/>
            </w:rPr>
            <w:t>, 101343. https://doi.org/10.1016/j.ijdrr.2019.101343</w:t>
          </w:r>
        </w:p>
        <w:p w14:paraId="63C02E68" w14:textId="77777777" w:rsidR="008054BD" w:rsidRDefault="008054BD" w:rsidP="002D08B2">
          <w:pPr>
            <w:autoSpaceDE w:val="0"/>
            <w:autoSpaceDN w:val="0"/>
            <w:ind w:hanging="480"/>
            <w:jc w:val="both"/>
            <w:divId w:val="243806018"/>
            <w:rPr>
              <w:rFonts w:eastAsia="Times New Roman"/>
            </w:rPr>
          </w:pPr>
          <w:r>
            <w:rPr>
              <w:rFonts w:eastAsia="Times New Roman"/>
            </w:rPr>
            <w:t xml:space="preserve">Shrivastava, P. (2003). Principles of Emergency Planning and Management. </w:t>
          </w:r>
          <w:r>
            <w:rPr>
              <w:rFonts w:eastAsia="Times New Roman"/>
              <w:i/>
              <w:iCs/>
            </w:rPr>
            <w:t>Risk Management</w:t>
          </w:r>
          <w:r>
            <w:rPr>
              <w:rFonts w:eastAsia="Times New Roman"/>
            </w:rPr>
            <w:t xml:space="preserve">, </w:t>
          </w:r>
          <w:r>
            <w:rPr>
              <w:rFonts w:eastAsia="Times New Roman"/>
              <w:i/>
              <w:iCs/>
            </w:rPr>
            <w:t>5</w:t>
          </w:r>
          <w:r>
            <w:rPr>
              <w:rFonts w:eastAsia="Times New Roman"/>
            </w:rPr>
            <w:t>(2), 67–67. https://doi.org/10.1057/palgrave.rm.8240152</w:t>
          </w:r>
        </w:p>
        <w:p w14:paraId="5EC13AF9" w14:textId="77777777" w:rsidR="008054BD" w:rsidRDefault="008054BD" w:rsidP="002D08B2">
          <w:pPr>
            <w:autoSpaceDE w:val="0"/>
            <w:autoSpaceDN w:val="0"/>
            <w:ind w:hanging="480"/>
            <w:jc w:val="both"/>
            <w:divId w:val="2108765710"/>
            <w:rPr>
              <w:rFonts w:eastAsia="Times New Roman"/>
            </w:rPr>
          </w:pPr>
          <w:r>
            <w:rPr>
              <w:rFonts w:eastAsia="Times New Roman"/>
            </w:rPr>
            <w:t xml:space="preserve">Tatebe, J., &amp; Mutch, C. (2015). Perspectives on education, children and young people in disaster risk reduction. In </w:t>
          </w:r>
          <w:r>
            <w:rPr>
              <w:rFonts w:eastAsia="Times New Roman"/>
              <w:i/>
              <w:iCs/>
            </w:rPr>
            <w:t>International Journal of Disaster Risk Reduction</w:t>
          </w:r>
          <w:r>
            <w:rPr>
              <w:rFonts w:eastAsia="Times New Roman"/>
            </w:rPr>
            <w:t xml:space="preserve"> (Vol. 14, pp. 108–114). Elsevier Ltd. https://doi.org/10.1016/j.ijdrr.2015.06.011</w:t>
          </w:r>
        </w:p>
        <w:p w14:paraId="36005194" w14:textId="77777777" w:rsidR="008054BD" w:rsidRDefault="008054BD" w:rsidP="002D08B2">
          <w:pPr>
            <w:autoSpaceDE w:val="0"/>
            <w:autoSpaceDN w:val="0"/>
            <w:ind w:hanging="480"/>
            <w:jc w:val="both"/>
            <w:divId w:val="1170946231"/>
            <w:rPr>
              <w:rFonts w:eastAsia="Times New Roman"/>
            </w:rPr>
          </w:pPr>
          <w:r>
            <w:rPr>
              <w:rFonts w:eastAsia="Times New Roman"/>
            </w:rPr>
            <w:t xml:space="preserve">van Wassenhove, L. N. (2006). Humanitarian aid logistics: supply chain management in high gear. </w:t>
          </w:r>
          <w:r>
            <w:rPr>
              <w:rFonts w:eastAsia="Times New Roman"/>
              <w:i/>
              <w:iCs/>
            </w:rPr>
            <w:t>Journal of the Operational Research Society</w:t>
          </w:r>
          <w:r>
            <w:rPr>
              <w:rFonts w:eastAsia="Times New Roman"/>
            </w:rPr>
            <w:t xml:space="preserve">, </w:t>
          </w:r>
          <w:r>
            <w:rPr>
              <w:rFonts w:eastAsia="Times New Roman"/>
              <w:i/>
              <w:iCs/>
            </w:rPr>
            <w:t>57</w:t>
          </w:r>
          <w:r>
            <w:rPr>
              <w:rFonts w:eastAsia="Times New Roman"/>
            </w:rPr>
            <w:t>(5), 475–489. https://doi.org/10.1057/palgrave.jors.2602125</w:t>
          </w:r>
        </w:p>
        <w:p w14:paraId="45465C8D" w14:textId="77777777" w:rsidR="008054BD" w:rsidRDefault="008054BD" w:rsidP="002D08B2">
          <w:pPr>
            <w:autoSpaceDE w:val="0"/>
            <w:autoSpaceDN w:val="0"/>
            <w:ind w:hanging="480"/>
            <w:jc w:val="both"/>
            <w:divId w:val="1780955690"/>
            <w:rPr>
              <w:rFonts w:eastAsia="Times New Roman"/>
            </w:rPr>
          </w:pPr>
          <w:r>
            <w:rPr>
              <w:rFonts w:eastAsia="Times New Roman"/>
            </w:rPr>
            <w:t xml:space="preserve">Wright, N., Fagan, L., </w:t>
          </w:r>
          <w:proofErr w:type="spellStart"/>
          <w:r>
            <w:rPr>
              <w:rFonts w:eastAsia="Times New Roman"/>
            </w:rPr>
            <w:t>Lapitan</w:t>
          </w:r>
          <w:proofErr w:type="spellEnd"/>
          <w:r>
            <w:rPr>
              <w:rFonts w:eastAsia="Times New Roman"/>
            </w:rPr>
            <w:t xml:space="preserve">, J. M., </w:t>
          </w:r>
          <w:proofErr w:type="spellStart"/>
          <w:r>
            <w:rPr>
              <w:rFonts w:eastAsia="Times New Roman"/>
            </w:rPr>
            <w:t>Kayano</w:t>
          </w:r>
          <w:proofErr w:type="spellEnd"/>
          <w:r>
            <w:rPr>
              <w:rFonts w:eastAsia="Times New Roman"/>
            </w:rPr>
            <w:t xml:space="preserve">, R., Abrahams, J., Huda, Q., &amp; Murray, V. (2020). Health Emergency and Disaster Risk Management: Five Years into Implementation of the Sendai Framework. </w:t>
          </w:r>
          <w:r>
            <w:rPr>
              <w:rFonts w:eastAsia="Times New Roman"/>
              <w:i/>
              <w:iCs/>
            </w:rPr>
            <w:t>International Journal of Disaster Risk Science</w:t>
          </w:r>
          <w:r>
            <w:rPr>
              <w:rFonts w:eastAsia="Times New Roman"/>
            </w:rPr>
            <w:t xml:space="preserve">, </w:t>
          </w:r>
          <w:r>
            <w:rPr>
              <w:rFonts w:eastAsia="Times New Roman"/>
              <w:i/>
              <w:iCs/>
            </w:rPr>
            <w:t>11</w:t>
          </w:r>
          <w:r>
            <w:rPr>
              <w:rFonts w:eastAsia="Times New Roman"/>
            </w:rPr>
            <w:t>(2), 206–217. https://doi.org/10.1007/s13753-020-00274-x</w:t>
          </w:r>
        </w:p>
        <w:p w14:paraId="3759797F" w14:textId="77777777" w:rsidR="008054BD" w:rsidRDefault="008054BD" w:rsidP="002D08B2">
          <w:pPr>
            <w:autoSpaceDE w:val="0"/>
            <w:autoSpaceDN w:val="0"/>
            <w:ind w:hanging="480"/>
            <w:jc w:val="both"/>
            <w:divId w:val="50931126"/>
            <w:rPr>
              <w:rFonts w:eastAsia="Times New Roman"/>
            </w:rPr>
          </w:pPr>
          <w:r>
            <w:rPr>
              <w:rFonts w:eastAsia="Times New Roman"/>
            </w:rPr>
            <w:t xml:space="preserve">Yan, X., Xu, K., Feng, W., &amp; Chen, J. (2021). A Rapid Prediction Model of Urban Flood Inundation in a High-Risk Area Coupling Machine Learning and Numerical Simulation Approaches. </w:t>
          </w:r>
          <w:r>
            <w:rPr>
              <w:rFonts w:eastAsia="Times New Roman"/>
              <w:i/>
              <w:iCs/>
            </w:rPr>
            <w:t>International Journal of Disaster Risk Science</w:t>
          </w:r>
          <w:r>
            <w:rPr>
              <w:rFonts w:eastAsia="Times New Roman"/>
            </w:rPr>
            <w:t xml:space="preserve">, </w:t>
          </w:r>
          <w:r>
            <w:rPr>
              <w:rFonts w:eastAsia="Times New Roman"/>
              <w:i/>
              <w:iCs/>
            </w:rPr>
            <w:t>12</w:t>
          </w:r>
          <w:r>
            <w:rPr>
              <w:rFonts w:eastAsia="Times New Roman"/>
            </w:rPr>
            <w:t>(6), 903–918. https://doi.org/10.1007/s13753-021-00384-0</w:t>
          </w:r>
        </w:p>
        <w:p w14:paraId="7E96C2AB" w14:textId="77777777" w:rsidR="008054BD" w:rsidRDefault="008054BD" w:rsidP="002D08B2">
          <w:pPr>
            <w:autoSpaceDE w:val="0"/>
            <w:autoSpaceDN w:val="0"/>
            <w:ind w:hanging="480"/>
            <w:jc w:val="both"/>
            <w:divId w:val="955332818"/>
            <w:rPr>
              <w:rFonts w:eastAsia="Times New Roman"/>
            </w:rPr>
          </w:pPr>
          <w:r>
            <w:rPr>
              <w:rFonts w:eastAsia="Times New Roman"/>
            </w:rPr>
            <w:t xml:space="preserve">Yang, L., &amp; Shami, A. (2020). On hyperparameter optimization of machine learning algorithms: Theory and practice. </w:t>
          </w:r>
          <w:r>
            <w:rPr>
              <w:rFonts w:eastAsia="Times New Roman"/>
              <w:i/>
              <w:iCs/>
            </w:rPr>
            <w:t>Neurocomputing</w:t>
          </w:r>
          <w:r>
            <w:rPr>
              <w:rFonts w:eastAsia="Times New Roman"/>
            </w:rPr>
            <w:t xml:space="preserve">, </w:t>
          </w:r>
          <w:r>
            <w:rPr>
              <w:rFonts w:eastAsia="Times New Roman"/>
              <w:i/>
              <w:iCs/>
            </w:rPr>
            <w:t>415</w:t>
          </w:r>
          <w:r>
            <w:rPr>
              <w:rFonts w:eastAsia="Times New Roman"/>
            </w:rPr>
            <w:t>, 295–316. https://doi.org/10.1016/j.neucom.2020.07.061</w:t>
          </w:r>
        </w:p>
        <w:p w14:paraId="78B70989" w14:textId="77777777" w:rsidR="008054BD" w:rsidRDefault="008054BD" w:rsidP="002D08B2">
          <w:pPr>
            <w:autoSpaceDE w:val="0"/>
            <w:autoSpaceDN w:val="0"/>
            <w:ind w:hanging="480"/>
            <w:jc w:val="both"/>
            <w:divId w:val="1556964040"/>
            <w:rPr>
              <w:rFonts w:eastAsia="Times New Roman"/>
            </w:rPr>
          </w:pPr>
          <w:r>
            <w:rPr>
              <w:rFonts w:eastAsia="Times New Roman"/>
            </w:rPr>
            <w:t xml:space="preserve">Zebari, R., </w:t>
          </w:r>
          <w:proofErr w:type="spellStart"/>
          <w:r>
            <w:rPr>
              <w:rFonts w:eastAsia="Times New Roman"/>
            </w:rPr>
            <w:t>Abdulazeez</w:t>
          </w:r>
          <w:proofErr w:type="spellEnd"/>
          <w:r>
            <w:rPr>
              <w:rFonts w:eastAsia="Times New Roman"/>
            </w:rPr>
            <w:t xml:space="preserve">, A., </w:t>
          </w:r>
          <w:proofErr w:type="spellStart"/>
          <w:r>
            <w:rPr>
              <w:rFonts w:eastAsia="Times New Roman"/>
            </w:rPr>
            <w:t>Zeebaree</w:t>
          </w:r>
          <w:proofErr w:type="spellEnd"/>
          <w:r>
            <w:rPr>
              <w:rFonts w:eastAsia="Times New Roman"/>
            </w:rPr>
            <w:t xml:space="preserve">, D., Zebari, D., &amp; Saeed, J. (2020). A Comprehensive Review of Dimensionality Reduction Techniques for Feature Selection and Feature Extraction. </w:t>
          </w:r>
          <w:r>
            <w:rPr>
              <w:rFonts w:eastAsia="Times New Roman"/>
              <w:i/>
              <w:iCs/>
            </w:rPr>
            <w:t>Journal of Applied Science and Technology Trends</w:t>
          </w:r>
          <w:r>
            <w:rPr>
              <w:rFonts w:eastAsia="Times New Roman"/>
            </w:rPr>
            <w:t xml:space="preserve">, </w:t>
          </w:r>
          <w:r>
            <w:rPr>
              <w:rFonts w:eastAsia="Times New Roman"/>
              <w:i/>
              <w:iCs/>
            </w:rPr>
            <w:t>1</w:t>
          </w:r>
          <w:r>
            <w:rPr>
              <w:rFonts w:eastAsia="Times New Roman"/>
            </w:rPr>
            <w:t>(2), 56–70. https://doi.org/10.38094/jastt1224</w:t>
          </w:r>
        </w:p>
        <w:p w14:paraId="20F5D0DF" w14:textId="77777777" w:rsidR="008054BD" w:rsidRDefault="008054BD" w:rsidP="002D08B2">
          <w:pPr>
            <w:autoSpaceDE w:val="0"/>
            <w:autoSpaceDN w:val="0"/>
            <w:ind w:hanging="480"/>
            <w:jc w:val="both"/>
            <w:divId w:val="963845899"/>
            <w:rPr>
              <w:rFonts w:eastAsia="Times New Roman"/>
            </w:rPr>
          </w:pPr>
          <w:r>
            <w:rPr>
              <w:rFonts w:eastAsia="Times New Roman"/>
            </w:rPr>
            <w:t xml:space="preserve">Zhao, J., Zhang, Q., Wang, D., Wu, W., &amp; Yuan, R. (2022). Machine Learning-Based Evaluation of Susceptibility to Geological Hazards in the </w:t>
          </w:r>
          <w:proofErr w:type="spellStart"/>
          <w:r>
            <w:rPr>
              <w:rFonts w:eastAsia="Times New Roman"/>
            </w:rPr>
            <w:t>Hengduan</w:t>
          </w:r>
          <w:proofErr w:type="spellEnd"/>
          <w:r>
            <w:rPr>
              <w:rFonts w:eastAsia="Times New Roman"/>
            </w:rPr>
            <w:t xml:space="preserve"> Mountains Region, China. </w:t>
          </w:r>
          <w:r>
            <w:rPr>
              <w:rFonts w:eastAsia="Times New Roman"/>
              <w:i/>
              <w:iCs/>
            </w:rPr>
            <w:t>International Journal of Disaster Risk Science</w:t>
          </w:r>
          <w:r>
            <w:rPr>
              <w:rFonts w:eastAsia="Times New Roman"/>
            </w:rPr>
            <w:t xml:space="preserve">, </w:t>
          </w:r>
          <w:r>
            <w:rPr>
              <w:rFonts w:eastAsia="Times New Roman"/>
              <w:i/>
              <w:iCs/>
            </w:rPr>
            <w:t>13</w:t>
          </w:r>
          <w:r>
            <w:rPr>
              <w:rFonts w:eastAsia="Times New Roman"/>
            </w:rPr>
            <w:t>(2), 305–316. https://doi.org/10.1007/s13753-022-00401-w</w:t>
          </w:r>
        </w:p>
        <w:p w14:paraId="115AB77B" w14:textId="77777777" w:rsidR="008054BD" w:rsidRDefault="008054BD" w:rsidP="002D08B2">
          <w:pPr>
            <w:autoSpaceDE w:val="0"/>
            <w:autoSpaceDN w:val="0"/>
            <w:ind w:hanging="480"/>
            <w:jc w:val="both"/>
            <w:divId w:val="1752896066"/>
            <w:rPr>
              <w:rFonts w:eastAsia="Times New Roman"/>
            </w:rPr>
          </w:pPr>
          <w:r>
            <w:rPr>
              <w:rFonts w:eastAsia="Times New Roman"/>
            </w:rPr>
            <w:t xml:space="preserve">Zou, H., &amp; Hastie, T. (2005).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i/>
              <w:iCs/>
            </w:rPr>
            <w:t>67</w:t>
          </w:r>
          <w:r>
            <w:rPr>
              <w:rFonts w:eastAsia="Times New Roman"/>
            </w:rPr>
            <w:t>(2), 301–320. https://doi.org/10.1111/j.1467-9868.2005.00503.x</w:t>
          </w:r>
        </w:p>
        <w:p w14:paraId="1E94CBFF" w14:textId="603DB390" w:rsidR="008054BD" w:rsidRDefault="008054BD" w:rsidP="008054BD">
          <w:pPr>
            <w:jc w:val="both"/>
          </w:pPr>
          <w:r>
            <w:rPr>
              <w:rFonts w:eastAsia="Times New Roman"/>
            </w:rPr>
            <w:t> </w:t>
          </w:r>
        </w:p>
      </w:sdtContent>
    </w:sdt>
    <w:sectPr w:rsidR="008054BD" w:rsidSect="002D08B2">
      <w:pgSz w:w="11906" w:h="16838"/>
      <w:pgMar w:top="1417" w:right="1701" w:bottom="1417" w:left="1701" w:header="708" w:footer="708"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eiras Adriana" w:date="2022-11-04T19:59:00Z" w:initials="AL">
    <w:p w14:paraId="013DFCF4" w14:textId="32AEB4C2" w:rsidR="00A31299" w:rsidRDefault="00A31299" w:rsidP="00A31299">
      <w:r>
        <w:rPr>
          <w:rStyle w:val="CommentReference"/>
        </w:rPr>
        <w:annotationRef/>
      </w:r>
      <w:r>
        <w:rPr>
          <w:sz w:val="20"/>
          <w:szCs w:val="20"/>
        </w:rPr>
        <w:t>Adicionar título e and abstract</w:t>
      </w:r>
    </w:p>
  </w:comment>
  <w:comment w:id="1" w:author="Leiras Adriana" w:date="2022-11-04T20:45:00Z" w:initials="AL">
    <w:p w14:paraId="0E442F60" w14:textId="77777777" w:rsidR="00A31299" w:rsidRDefault="00A31299" w:rsidP="00A31299">
      <w:r>
        <w:rPr>
          <w:rStyle w:val="CommentReference"/>
        </w:rPr>
        <w:annotationRef/>
      </w:r>
      <w:r>
        <w:rPr>
          <w:sz w:val="20"/>
          <w:szCs w:val="20"/>
        </w:rPr>
        <w:t>Tente reestruturar esta seção melhorando o storyline. Cada parágrafo tem um o intuito de apresentar uma ideia específica. E todo parágrafo está conectado com o anterior.</w:t>
      </w:r>
    </w:p>
    <w:p w14:paraId="68DA2959" w14:textId="77777777" w:rsidR="00A31299" w:rsidRDefault="00A31299" w:rsidP="00A31299"/>
    <w:p w14:paraId="1471335F" w14:textId="77777777" w:rsidR="00A31299" w:rsidRDefault="00A31299" w:rsidP="00A31299">
      <w:r>
        <w:rPr>
          <w:sz w:val="20"/>
          <w:szCs w:val="20"/>
        </w:rPr>
        <w:t xml:space="preserve">Tente reformular o texto indo do mais geral para o mais específico. </w:t>
      </w:r>
    </w:p>
    <w:p w14:paraId="55CC7689" w14:textId="77777777" w:rsidR="00A31299" w:rsidRDefault="00A31299" w:rsidP="00A31299"/>
    <w:p w14:paraId="1FEC5A5C" w14:textId="77777777" w:rsidR="00A31299" w:rsidRDefault="00A31299" w:rsidP="00A31299">
      <w:r>
        <w:rPr>
          <w:sz w:val="20"/>
          <w:szCs w:val="20"/>
        </w:rPr>
        <w:t>A estrutura deve ser:</w:t>
      </w:r>
    </w:p>
    <w:p w14:paraId="4953472D" w14:textId="77777777" w:rsidR="00A31299" w:rsidRDefault="00A31299" w:rsidP="00A31299">
      <w:r>
        <w:rPr>
          <w:sz w:val="20"/>
          <w:szCs w:val="20"/>
        </w:rPr>
        <w:t>motivação</w:t>
      </w:r>
    </w:p>
    <w:p w14:paraId="1ADE5554" w14:textId="77777777" w:rsidR="00A31299" w:rsidRDefault="00A31299" w:rsidP="00A31299">
      <w:r>
        <w:rPr>
          <w:sz w:val="20"/>
          <w:szCs w:val="20"/>
        </w:rPr>
        <w:t>objetivos geral e específico</w:t>
      </w:r>
    </w:p>
    <w:p w14:paraId="5E7C3208" w14:textId="77777777" w:rsidR="00A31299" w:rsidRDefault="00A31299" w:rsidP="00A31299">
      <w:r>
        <w:rPr>
          <w:sz w:val="20"/>
          <w:szCs w:val="20"/>
        </w:rPr>
        <w:t xml:space="preserve">visão geral de como atingiu o objetivo (metodologia) </w:t>
      </w:r>
    </w:p>
    <w:p w14:paraId="5D9857CA" w14:textId="77777777" w:rsidR="00A31299" w:rsidRDefault="00A31299" w:rsidP="00A31299">
      <w:r>
        <w:rPr>
          <w:sz w:val="20"/>
          <w:szCs w:val="20"/>
        </w:rPr>
        <w:t>contribuição</w:t>
      </w:r>
    </w:p>
    <w:p w14:paraId="386CB607" w14:textId="77777777" w:rsidR="00A31299" w:rsidRDefault="00A31299" w:rsidP="00A31299">
      <w:r>
        <w:rPr>
          <w:sz w:val="20"/>
          <w:szCs w:val="20"/>
        </w:rPr>
        <w:t>estrutura das demais seções</w:t>
      </w:r>
    </w:p>
  </w:comment>
  <w:comment w:id="2" w:author="Fernanda Baiao" w:date="2022-10-27T08:12:00Z" w:initials="FA">
    <w:p w14:paraId="332505A2" w14:textId="77777777" w:rsidR="00D91DC4" w:rsidRPr="00022388" w:rsidRDefault="00D91DC4" w:rsidP="00D91DC4">
      <w:pPr>
        <w:pStyle w:val="CommentText"/>
        <w:rPr>
          <w:lang w:val="pt-BR"/>
        </w:rPr>
      </w:pPr>
      <w:r>
        <w:rPr>
          <w:rStyle w:val="CommentReference"/>
        </w:rPr>
        <w:annotationRef/>
      </w:r>
      <w:r w:rsidRPr="00022388">
        <w:rPr>
          <w:lang w:val="pt-BR"/>
        </w:rPr>
        <w:t>Eu comecaria a introducao com este paragrafo</w:t>
      </w:r>
      <w:r>
        <w:rPr>
          <w:lang w:val="pt-BR"/>
        </w:rPr>
        <w:t xml:space="preserve">, que apresenta o contexto do trabalho, antes de mencionar o repositório de dados e detalhes mais específicos </w:t>
      </w:r>
    </w:p>
  </w:comment>
  <w:comment w:id="3" w:author="Fernanda Baiao" w:date="2022-10-27T10:23:00Z" w:initials="FA">
    <w:p w14:paraId="2E55D6A5" w14:textId="77777777" w:rsidR="00D91DC4" w:rsidRDefault="00D91DC4" w:rsidP="00D91DC4">
      <w:pPr>
        <w:pStyle w:val="CommentText"/>
      </w:pPr>
      <w:r>
        <w:rPr>
          <w:rStyle w:val="CommentReference"/>
        </w:rPr>
        <w:annotationRef/>
      </w:r>
      <w:r>
        <w:t>Falta referencia</w:t>
      </w:r>
    </w:p>
  </w:comment>
  <w:comment w:id="4" w:author="Leiras Adriana" w:date="2022-11-14T21:32:00Z" w:initials="AL">
    <w:p w14:paraId="28090B87" w14:textId="08E585E3" w:rsidR="00731651" w:rsidRDefault="00731651" w:rsidP="0090542E">
      <w:r>
        <w:rPr>
          <w:rStyle w:val="CommentReference"/>
        </w:rPr>
        <w:annotationRef/>
      </w:r>
      <w:r>
        <w:rPr>
          <w:sz w:val="20"/>
          <w:szCs w:val="20"/>
        </w:rPr>
        <w:t>What risks cold waves bring to households? Need to explain it!</w:t>
      </w:r>
    </w:p>
  </w:comment>
  <w:comment w:id="5" w:author="Leiras Adriana" w:date="2022-11-04T20:19:00Z" w:initials="AL">
    <w:p w14:paraId="3FED4BFD" w14:textId="790AD13A" w:rsidR="00A31299" w:rsidRDefault="00A31299" w:rsidP="00A31299">
      <w:r>
        <w:rPr>
          <w:rStyle w:val="CommentReference"/>
        </w:rPr>
        <w:annotationRef/>
      </w:r>
      <w:r>
        <w:rPr>
          <w:sz w:val="20"/>
          <w:szCs w:val="20"/>
        </w:rPr>
        <w:t>Não crie tantas siglas no texto. É difícil entender.</w:t>
      </w:r>
    </w:p>
  </w:comment>
  <w:comment w:id="6" w:author="Leiras Adriana" w:date="2022-11-14T21:41:00Z" w:initials="LA">
    <w:p w14:paraId="3E51C164" w14:textId="77777777" w:rsidR="00C55FC5" w:rsidRDefault="00C55FC5" w:rsidP="00CE50D6">
      <w:r>
        <w:rPr>
          <w:rStyle w:val="CommentReference"/>
        </w:rPr>
        <w:annotationRef/>
      </w:r>
      <w:r>
        <w:rPr>
          <w:sz w:val="20"/>
          <w:szCs w:val="20"/>
        </w:rPr>
        <w:t>não aqui. Coloque isto na conclusão, como proposta de trabalhos futuros.</w:t>
      </w:r>
    </w:p>
  </w:comment>
  <w:comment w:id="7" w:author="Leiras Adriana" w:date="2022-11-29T16:40:00Z" w:initials="AL">
    <w:p w14:paraId="10D3034A" w14:textId="77777777" w:rsidR="00AF595B" w:rsidRDefault="00AF595B" w:rsidP="007459D5">
      <w:r>
        <w:rPr>
          <w:rStyle w:val="CommentReference"/>
        </w:rPr>
        <w:annotationRef/>
      </w:r>
      <w:r>
        <w:rPr>
          <w:sz w:val="20"/>
          <w:szCs w:val="20"/>
        </w:rPr>
        <w:t>Faltou levar isto para a conclusão.</w:t>
      </w:r>
    </w:p>
  </w:comment>
  <w:comment w:id="8" w:author="Fernanda Baiao" w:date="2022-10-27T11:34:00Z" w:initials="FA">
    <w:p w14:paraId="72E8E0C9" w14:textId="189CDF2A" w:rsidR="00E87C79" w:rsidRPr="00E87C79" w:rsidRDefault="00E87C79">
      <w:pPr>
        <w:pStyle w:val="CommentText"/>
        <w:rPr>
          <w:lang w:val="pt-BR"/>
        </w:rPr>
      </w:pPr>
      <w:r>
        <w:rPr>
          <w:rStyle w:val="CommentReference"/>
        </w:rPr>
        <w:annotationRef/>
      </w:r>
      <w:r w:rsidRPr="00E87C79">
        <w:rPr>
          <w:lang w:val="pt-BR"/>
        </w:rPr>
        <w:t xml:space="preserve">Temos que ter cuidado com as </w:t>
      </w:r>
      <w:r>
        <w:rPr>
          <w:lang w:val="pt-BR"/>
        </w:rPr>
        <w:t>afirmações muito fortes, sugiro suavizar o discurso (</w:t>
      </w:r>
      <w:r w:rsidR="00A10986">
        <w:rPr>
          <w:lang w:val="pt-BR"/>
        </w:rPr>
        <w:t>ao longo de todo o texto)</w:t>
      </w:r>
    </w:p>
  </w:comment>
  <w:comment w:id="9" w:author="Leiras Adriana" w:date="2022-11-14T21:56:00Z" w:initials="LA">
    <w:p w14:paraId="2CF72BE0" w14:textId="77777777" w:rsidR="00BC6A17" w:rsidRDefault="00BC6A17" w:rsidP="00D33C76">
      <w:r>
        <w:rPr>
          <w:rStyle w:val="CommentReference"/>
        </w:rPr>
        <w:annotationRef/>
      </w:r>
      <w:r>
        <w:rPr>
          <w:sz w:val="20"/>
          <w:szCs w:val="20"/>
        </w:rPr>
        <w:t>Esse tem que ser o foco da seção 2. Não focar em Puno nesta seção</w:t>
      </w:r>
    </w:p>
  </w:comment>
  <w:comment w:id="10" w:author="Leiras Adriana" w:date="2022-11-29T17:46:00Z" w:initials="AL">
    <w:p w14:paraId="40EB38EF" w14:textId="467BCB88" w:rsidR="0003727A" w:rsidRDefault="0003727A" w:rsidP="0003727A">
      <w:r>
        <w:rPr>
          <w:rStyle w:val="CommentReference"/>
        </w:rPr>
        <w:annotationRef/>
      </w:r>
      <w:r>
        <w:rPr>
          <w:sz w:val="20"/>
          <w:szCs w:val="20"/>
        </w:rPr>
        <w:t>Esta seção é sobre aplicação de data science em DRR. Estes parágrafos, se necessários, deveriam estar na seção anterior.</w:t>
      </w:r>
    </w:p>
  </w:comment>
  <w:comment w:id="11" w:author="Leiras Adriana" w:date="2022-11-29T17:52:00Z" w:initials="AL">
    <w:p w14:paraId="1AF40D9B" w14:textId="77777777" w:rsidR="0003727A" w:rsidRDefault="0003727A" w:rsidP="0003727A">
      <w:r>
        <w:rPr>
          <w:rStyle w:val="CommentReference"/>
        </w:rPr>
        <w:annotationRef/>
      </w:r>
      <w:r>
        <w:rPr>
          <w:sz w:val="20"/>
          <w:szCs w:val="20"/>
        </w:rPr>
        <w:t>A ideia da seção é mostrar quais aplicações de data science para DRR existem e o que você traz de contribuição. Acho que você foca muito em descrever o que estamos propondo. Isto pode ser feito em um parágrafo ao final da seção, mas não é o objetivo da seção.</w:t>
      </w:r>
    </w:p>
    <w:p w14:paraId="1FBAB28D" w14:textId="77777777" w:rsidR="0003727A" w:rsidRDefault="0003727A" w:rsidP="0003727A">
      <w:r>
        <w:rPr>
          <w:sz w:val="20"/>
          <w:szCs w:val="20"/>
        </w:rPr>
        <w:t>Precisa trabalhar um pouco mais neste texto.</w:t>
      </w:r>
    </w:p>
  </w:comment>
  <w:comment w:id="21" w:author="Leiras Adriana" w:date="2022-12-08T21:24:00Z" w:initials="AL">
    <w:p w14:paraId="05A3D982" w14:textId="77777777" w:rsidR="009F4D85" w:rsidRDefault="009F4D85" w:rsidP="002B5A8B">
      <w:r>
        <w:rPr>
          <w:rStyle w:val="CommentReference"/>
        </w:rPr>
        <w:annotationRef/>
      </w:r>
      <w:r>
        <w:rPr>
          <w:sz w:val="20"/>
          <w:szCs w:val="20"/>
        </w:rPr>
        <w:t>legendas de figuras normalmente são posicionadas abaixo das mesmas</w:t>
      </w:r>
    </w:p>
  </w:comment>
  <w:comment w:id="42" w:author="Leiras Adriana" w:date="2022-12-08T21:48:00Z" w:initials="AL">
    <w:p w14:paraId="1F8DF73F" w14:textId="77777777" w:rsidR="000F1BFC" w:rsidRDefault="000F1BFC" w:rsidP="000F1BFC">
      <w:r>
        <w:rPr>
          <w:rStyle w:val="CommentReference"/>
        </w:rPr>
        <w:annotationRef/>
      </w:r>
      <w:r>
        <w:rPr>
          <w:sz w:val="20"/>
          <w:szCs w:val="20"/>
        </w:rPr>
        <w:t>essa figura veio da onde? É específica para Puno? Me parece que não. Se é geral, com base na literatura, deveria estar na seção anterior</w:t>
      </w:r>
    </w:p>
  </w:comment>
  <w:comment w:id="46" w:author="Leiras Adriana" w:date="2022-11-29T17:49:00Z" w:initials="AL">
    <w:p w14:paraId="66515A01" w14:textId="4AF790EF" w:rsidR="009C58A8" w:rsidRDefault="009C58A8" w:rsidP="00B3569F">
      <w:r>
        <w:rPr>
          <w:rStyle w:val="CommentReference"/>
        </w:rPr>
        <w:annotationRef/>
      </w:r>
      <w:r>
        <w:rPr>
          <w:sz w:val="20"/>
          <w:szCs w:val="20"/>
        </w:rPr>
        <w:t>our approach?</w:t>
      </w:r>
    </w:p>
  </w:comment>
  <w:comment w:id="65" w:author="Leiras Adriana" w:date="2022-12-08T22:04:00Z" w:initials="AL">
    <w:p w14:paraId="405A9E74" w14:textId="77777777" w:rsidR="00D96DB6" w:rsidRDefault="00D96DB6" w:rsidP="00D96DB6">
      <w:r>
        <w:rPr>
          <w:rStyle w:val="CommentReference"/>
        </w:rPr>
        <w:annotationRef/>
      </w:r>
      <w:r>
        <w:rPr>
          <w:sz w:val="20"/>
          <w:szCs w:val="20"/>
        </w:rPr>
        <w:t>se não é focado em Puno, deveria estar na seção 2</w:t>
      </w:r>
    </w:p>
  </w:comment>
  <w:comment w:id="67" w:author="Leiras Adriana" w:date="2022-11-29T16:55:00Z" w:initials="AL">
    <w:p w14:paraId="607244CC" w14:textId="6AD29285" w:rsidR="00016B6C" w:rsidRDefault="00016B6C" w:rsidP="00EA0326">
      <w:r>
        <w:rPr>
          <w:rStyle w:val="CommentReference"/>
        </w:rPr>
        <w:annotationRef/>
      </w:r>
      <w:r>
        <w:rPr>
          <w:sz w:val="20"/>
          <w:szCs w:val="20"/>
        </w:rPr>
        <w:t>essa seção não é a 2.3, mas a 3</w:t>
      </w:r>
    </w:p>
  </w:comment>
  <w:comment w:id="75" w:author="Leiras Adriana" w:date="2022-12-08T21:48:00Z" w:initials="AL">
    <w:p w14:paraId="653DBA31" w14:textId="77777777" w:rsidR="006032A8" w:rsidRDefault="006032A8" w:rsidP="00AC4628">
      <w:r>
        <w:rPr>
          <w:rStyle w:val="CommentReference"/>
        </w:rPr>
        <w:annotationRef/>
      </w:r>
      <w:r>
        <w:rPr>
          <w:sz w:val="20"/>
          <w:szCs w:val="20"/>
        </w:rPr>
        <w:t>essa figura veio da onde? É específica para Puno? Me parece que não. Se é geral, com base na literatura, deveria estar na seção anterior</w:t>
      </w:r>
    </w:p>
  </w:comment>
  <w:comment w:id="79" w:author="Leiras Adriana" w:date="2022-12-08T22:04:00Z" w:initials="AL">
    <w:p w14:paraId="2C5A4DD3" w14:textId="77777777" w:rsidR="00834CEE" w:rsidRDefault="00834CEE" w:rsidP="00350FF0">
      <w:r>
        <w:rPr>
          <w:rStyle w:val="CommentReference"/>
        </w:rPr>
        <w:annotationRef/>
      </w:r>
      <w:r>
        <w:rPr>
          <w:sz w:val="20"/>
          <w:szCs w:val="20"/>
        </w:rPr>
        <w:t>se não é focado em Puno, deveria estar na seção 2</w:t>
      </w:r>
    </w:p>
  </w:comment>
  <w:comment w:id="85" w:author="Leiras Adriana" w:date="2022-12-09T20:31:00Z" w:initials="AL">
    <w:p w14:paraId="3DE7343A" w14:textId="77777777" w:rsidR="0099191E" w:rsidRDefault="0099191E" w:rsidP="00B70A2B">
      <w:r>
        <w:rPr>
          <w:rStyle w:val="CommentReference"/>
        </w:rPr>
        <w:annotationRef/>
      </w:r>
      <w:r>
        <w:rPr>
          <w:sz w:val="20"/>
          <w:szCs w:val="20"/>
        </w:rPr>
        <w:t>sugiro retirar essa tabela e deixar só a figura</w:t>
      </w:r>
    </w:p>
  </w:comment>
  <w:comment w:id="86" w:author="RENATO JOSE QUILICHE ALTAMIRANO" w:date="2022-12-14T22:43:00Z" w:initials="RJQA">
    <w:p w14:paraId="76E42BB2" w14:textId="77777777" w:rsidR="00087F6A" w:rsidRDefault="00087F6A" w:rsidP="00117527">
      <w:pPr>
        <w:pStyle w:val="CommentText"/>
      </w:pPr>
      <w:r>
        <w:rPr>
          <w:rStyle w:val="CommentReference"/>
        </w:rPr>
        <w:annotationRef/>
      </w:r>
      <w:r>
        <w:t>Retirada</w:t>
      </w:r>
    </w:p>
  </w:comment>
  <w:comment w:id="154" w:author="Leiras Adriana" w:date="2022-12-08T22:23:00Z" w:initials="AL">
    <w:p w14:paraId="7178BAB0" w14:textId="7D13B4D0" w:rsidR="009172AF" w:rsidRDefault="009172AF" w:rsidP="0018643B">
      <w:r>
        <w:rPr>
          <w:rStyle w:val="CommentReference"/>
        </w:rPr>
        <w:annotationRef/>
      </w:r>
      <w:r>
        <w:rPr>
          <w:sz w:val="20"/>
          <w:szCs w:val="20"/>
        </w:rPr>
        <w:t>é baseado nos dados de alguma base, certo? Então coloque a base como fonte</w:t>
      </w:r>
    </w:p>
  </w:comment>
  <w:comment w:id="155" w:author="RENATO JOSE QUILICHE ALTAMIRANO" w:date="2022-12-14T22:54:00Z" w:initials="RJQA">
    <w:p w14:paraId="3BDD5E3E" w14:textId="77777777" w:rsidR="00087F6A" w:rsidRDefault="00087F6A" w:rsidP="00C01BE4">
      <w:pPr>
        <w:pStyle w:val="CommentText"/>
      </w:pPr>
      <w:r>
        <w:rPr>
          <w:rStyle w:val="CommentReference"/>
        </w:rPr>
        <w:annotationRef/>
      </w:r>
      <w:r>
        <w:t>EM-DAT, mas tirei</w:t>
      </w:r>
    </w:p>
  </w:comment>
  <w:comment w:id="160" w:author="Leiras Adriana" w:date="2022-12-09T20:12:00Z" w:initials="AL">
    <w:p w14:paraId="7719B082" w14:textId="67C15F78" w:rsidR="00825109" w:rsidRDefault="00825109" w:rsidP="0054383C">
      <w:r>
        <w:rPr>
          <w:rStyle w:val="CommentReference"/>
        </w:rPr>
        <w:annotationRef/>
      </w:r>
      <w:r>
        <w:rPr>
          <w:sz w:val="20"/>
          <w:szCs w:val="20"/>
        </w:rPr>
        <w:t>Pq esta nota de rodapé é importante?</w:t>
      </w:r>
    </w:p>
  </w:comment>
  <w:comment w:id="161" w:author="RENATO JOSE QUILICHE ALTAMIRANO" w:date="2022-12-14T22:34:00Z" w:initials="RJQA">
    <w:p w14:paraId="5477215D" w14:textId="77777777" w:rsidR="00D96DB6" w:rsidRDefault="00D96DB6" w:rsidP="007B05E0">
      <w:pPr>
        <w:pStyle w:val="CommentText"/>
      </w:pPr>
      <w:r>
        <w:rPr>
          <w:rStyle w:val="CommentReference"/>
        </w:rPr>
        <w:annotationRef/>
      </w:r>
      <w:r>
        <w:t>Vou tirar</w:t>
      </w:r>
    </w:p>
  </w:comment>
  <w:comment w:id="166" w:author="Leiras Adriana" w:date="2022-12-09T20:17:00Z" w:initials="AL">
    <w:p w14:paraId="538E7F2A" w14:textId="123A1E66" w:rsidR="00825109" w:rsidRPr="00BA56CD" w:rsidRDefault="00825109" w:rsidP="001C3BDB">
      <w:pPr>
        <w:rPr>
          <w:lang w:val="pt-BR"/>
        </w:rPr>
      </w:pPr>
      <w:r>
        <w:rPr>
          <w:rStyle w:val="CommentReference"/>
        </w:rPr>
        <w:annotationRef/>
      </w:r>
      <w:r>
        <w:rPr>
          <w:sz w:val="20"/>
          <w:szCs w:val="20"/>
        </w:rPr>
        <w:t>você está muito centrado em citar seus trabalhos com o Mario Chong. Te convido a visitar o site do Hands e citar pesquisas anteriores desenvolvidas no nosso grupo de pesquisa.</w:t>
      </w:r>
    </w:p>
  </w:comment>
  <w:comment w:id="167" w:author="Leiras Adriana" w:date="2022-12-09T20:18:00Z" w:initials="AL">
    <w:p w14:paraId="3D89CC63" w14:textId="77777777" w:rsidR="00825109" w:rsidRDefault="00825109" w:rsidP="00C745E4">
      <w:r>
        <w:rPr>
          <w:rStyle w:val="CommentReference"/>
        </w:rPr>
        <w:annotationRef/>
      </w:r>
      <w:r>
        <w:rPr>
          <w:sz w:val="20"/>
          <w:szCs w:val="20"/>
        </w:rPr>
        <w:t>Além disso, já tinha falado para ficarmos no escopo de DRR. Pq voltou a citar Humanitarian Operations and Humanitarian Supply Chain?</w:t>
      </w:r>
    </w:p>
  </w:comment>
  <w:comment w:id="168" w:author="Leiras Adriana" w:date="2022-12-09T20:36:00Z" w:initials="AL">
    <w:p w14:paraId="759DF447" w14:textId="77777777" w:rsidR="00840F25" w:rsidRDefault="00840F25" w:rsidP="00BD4532">
      <w:r>
        <w:rPr>
          <w:rStyle w:val="CommentReference"/>
        </w:rPr>
        <w:annotationRef/>
      </w:r>
      <w:r>
        <w:rPr>
          <w:sz w:val="20"/>
          <w:szCs w:val="20"/>
        </w:rPr>
        <w:t>Veja:</w:t>
      </w:r>
    </w:p>
  </w:comment>
  <w:comment w:id="169" w:author="Leiras Adriana" w:date="2022-12-09T20:38:00Z" w:initials="AL">
    <w:p w14:paraId="70FC2920" w14:textId="77777777" w:rsidR="00840F25" w:rsidRDefault="00840F25" w:rsidP="00282B43">
      <w:r>
        <w:rPr>
          <w:rStyle w:val="CommentReference"/>
        </w:rPr>
        <w:annotationRef/>
      </w:r>
      <w:hyperlink r:id="rId1" w:history="1">
        <w:r w:rsidRPr="00282B43">
          <w:rPr>
            <w:rStyle w:val="Hyperlink"/>
            <w:sz w:val="20"/>
            <w:szCs w:val="20"/>
          </w:rPr>
          <w:t>https://ascelibrary.org/doi/10.1061/%28ASCE%29NH.1527-6996.0000539</w:t>
        </w:r>
      </w:hyperlink>
    </w:p>
    <w:p w14:paraId="14C2AC09" w14:textId="77777777" w:rsidR="00840F25" w:rsidRDefault="00840F25" w:rsidP="00282B43"/>
    <w:p w14:paraId="38766E6F" w14:textId="77777777" w:rsidR="00840F25" w:rsidRDefault="00840F25" w:rsidP="00282B43">
      <w:r>
        <w:rPr>
          <w:sz w:val="20"/>
          <w:szCs w:val="20"/>
        </w:rPr>
        <w:t>https://doi.org/10.1016/j.ijdrr.2018.10.010</w:t>
      </w:r>
    </w:p>
  </w:comment>
  <w:comment w:id="170" w:author="RENATO JOSE QUILICHE ALTAMIRANO" w:date="2022-12-14T23:03:00Z" w:initials="RJQA">
    <w:p w14:paraId="4576DFBB" w14:textId="77777777" w:rsidR="00BA56CD" w:rsidRDefault="00BA56CD" w:rsidP="00655FFC">
      <w:pPr>
        <w:pStyle w:val="CommentText"/>
      </w:pPr>
      <w:r>
        <w:rPr>
          <w:rStyle w:val="CommentReference"/>
        </w:rPr>
        <w:annotationRef/>
      </w:r>
      <w:r>
        <w:t>Não foi com intenção de citar demais. É muita literatura e teve dificuldade em lembrar os artigos para citar, acabei citando os que eu jã conhecia.</w:t>
      </w:r>
    </w:p>
  </w:comment>
  <w:comment w:id="171" w:author="RENATO JOSE QUILICHE ALTAMIRANO" w:date="2022-12-14T23:12:00Z" w:initials="RJQA">
    <w:p w14:paraId="685617D8" w14:textId="77777777" w:rsidR="00BA56CD" w:rsidRDefault="00BA56CD" w:rsidP="00EC4EF7">
      <w:pPr>
        <w:pStyle w:val="CommentText"/>
      </w:pPr>
      <w:r>
        <w:rPr>
          <w:rStyle w:val="CommentReference"/>
        </w:rPr>
        <w:annotationRef/>
      </w:r>
      <w:r>
        <w:rPr>
          <w:lang w:val="pt-BR"/>
        </w:rPr>
        <w:t>Tirei humanitarian operations, deixando só disaster preparedness strategies</w:t>
      </w:r>
    </w:p>
  </w:comment>
  <w:comment w:id="185" w:author="Leiras Adriana" w:date="2022-12-09T20:24:00Z" w:initials="AL">
    <w:p w14:paraId="01162B86" w14:textId="6AC439CA" w:rsidR="00C557A7" w:rsidRDefault="00C557A7" w:rsidP="009853FF">
      <w:r>
        <w:rPr>
          <w:rStyle w:val="CommentReference"/>
        </w:rPr>
        <w:annotationRef/>
      </w:r>
      <w:r>
        <w:rPr>
          <w:sz w:val="20"/>
          <w:szCs w:val="20"/>
        </w:rPr>
        <w:t>Que referência é essa?</w:t>
      </w:r>
    </w:p>
  </w:comment>
  <w:comment w:id="186" w:author="RENATO JOSE QUILICHE ALTAMIRANO" w:date="2022-12-14T23:30:00Z" w:initials="RJQA">
    <w:p w14:paraId="0BB974B4" w14:textId="77777777" w:rsidR="00BA56CD" w:rsidRDefault="00BA56CD">
      <w:pPr>
        <w:pStyle w:val="CommentText"/>
      </w:pPr>
      <w:r>
        <w:rPr>
          <w:rStyle w:val="CommentReference"/>
        </w:rPr>
        <w:annotationRef/>
      </w:r>
      <w:r>
        <w:rPr>
          <w:lang w:val="pt-BR"/>
        </w:rPr>
        <w:t>Foi aquela do livro</w:t>
      </w:r>
      <w:r>
        <w:rPr>
          <w:lang w:val="pt-BR"/>
        </w:rPr>
        <w:br/>
      </w:r>
      <w:r>
        <w:rPr>
          <w:lang w:val="pt-BR"/>
        </w:rPr>
        <w:br/>
        <w:t>Chapter 11. Sistemas de Informação na Logística Humanitária.</w:t>
      </w:r>
    </w:p>
    <w:p w14:paraId="64BEE266" w14:textId="77777777" w:rsidR="00BA56CD" w:rsidRDefault="00BA56CD">
      <w:pPr>
        <w:pStyle w:val="CommentText"/>
      </w:pPr>
    </w:p>
    <w:p w14:paraId="434D6E4C" w14:textId="77777777" w:rsidR="00BA56CD" w:rsidRDefault="00BA56CD" w:rsidP="00A50DCC">
      <w:pPr>
        <w:pStyle w:val="CommentText"/>
      </w:pPr>
      <w:r>
        <w:rPr>
          <w:lang w:val="pt-BR"/>
        </w:rPr>
        <w:t>A gente tem como citar esses capítulos?</w:t>
      </w:r>
    </w:p>
  </w:comment>
  <w:comment w:id="188" w:author="Leiras Adriana" w:date="2022-12-09T20:27:00Z" w:initials="AL">
    <w:p w14:paraId="604D955C" w14:textId="47D93B98" w:rsidR="0099191E" w:rsidRDefault="0099191E" w:rsidP="00662377">
      <w:r>
        <w:rPr>
          <w:rStyle w:val="CommentReference"/>
        </w:rPr>
        <w:annotationRef/>
      </w:r>
      <w:r>
        <w:rPr>
          <w:sz w:val="20"/>
          <w:szCs w:val="20"/>
        </w:rPr>
        <w:t>se você não vai abordar os custos logísticos pq fala disso aqui? A ideia aqui é descrever o caso e o que você fez. Limitações e propostas de trabalhos futuros vão para a conclusão.</w:t>
      </w:r>
    </w:p>
  </w:comment>
  <w:comment w:id="189" w:author="RENATO JOSE QUILICHE ALTAMIRANO" w:date="2022-12-14T23:25:00Z" w:initials="RJQA">
    <w:p w14:paraId="7934E980" w14:textId="77777777" w:rsidR="00BA56CD" w:rsidRDefault="00BA56CD" w:rsidP="001701CA">
      <w:pPr>
        <w:pStyle w:val="CommentText"/>
      </w:pPr>
      <w:r>
        <w:rPr>
          <w:rStyle w:val="CommentReference"/>
        </w:rPr>
        <w:annotationRef/>
      </w:r>
      <w:r>
        <w:rPr>
          <w:lang w:val="pt-BR"/>
        </w:rPr>
        <w:t>Beleza</w:t>
      </w:r>
    </w:p>
  </w:comment>
  <w:comment w:id="195" w:author="Leiras Adriana" w:date="2022-12-09T20:29:00Z" w:initials="AL">
    <w:p w14:paraId="746DA5A1" w14:textId="40DB4B37" w:rsidR="0099191E" w:rsidRDefault="0099191E" w:rsidP="003D0B1D">
      <w:r>
        <w:rPr>
          <w:rStyle w:val="CommentReference"/>
        </w:rPr>
        <w:annotationRef/>
      </w:r>
      <w:r>
        <w:rPr>
          <w:sz w:val="20"/>
          <w:szCs w:val="20"/>
        </w:rPr>
        <w:t>voltou com isso pq?</w:t>
      </w:r>
    </w:p>
  </w:comment>
  <w:comment w:id="196" w:author="RENATO JOSE QUILICHE ALTAMIRANO" w:date="2022-12-14T23:36:00Z" w:initials="RJQA">
    <w:p w14:paraId="5DBB04D9" w14:textId="77777777" w:rsidR="005B1E0F" w:rsidRDefault="005B1E0F" w:rsidP="005B7AF0">
      <w:pPr>
        <w:pStyle w:val="CommentText"/>
      </w:pPr>
      <w:r>
        <w:rPr>
          <w:rStyle w:val="CommentReference"/>
        </w:rPr>
        <w:annotationRef/>
      </w:r>
      <w:r>
        <w:rPr>
          <w:lang w:val="pt-BR"/>
        </w:rPr>
        <w:t>Você é muito boa com o negócio conceitual! Eu estou tentando ir ao mesmo ritmo.</w:t>
      </w:r>
    </w:p>
  </w:comment>
  <w:comment w:id="203" w:author="Leiras Adriana" w:date="2022-12-09T20:42:00Z" w:initials="AL">
    <w:p w14:paraId="22F1F827" w14:textId="0035AC44" w:rsidR="005600DD" w:rsidRDefault="005600DD" w:rsidP="00DA027B">
      <w:r>
        <w:rPr>
          <w:rStyle w:val="CommentReference"/>
        </w:rPr>
        <w:annotationRef/>
      </w:r>
      <w:r>
        <w:rPr>
          <w:sz w:val="20"/>
          <w:szCs w:val="20"/>
        </w:rPr>
        <w:t>melhor colocar em dólar e deixar a taxa de conversão entre parênteses</w:t>
      </w:r>
    </w:p>
  </w:comment>
  <w:comment w:id="206" w:author="Leiras Adriana" w:date="2022-12-09T20:42:00Z" w:initials="AL">
    <w:p w14:paraId="19B9BB9F" w14:textId="77777777" w:rsidR="005600DD" w:rsidRDefault="005600DD" w:rsidP="00070C06">
      <w:r>
        <w:rPr>
          <w:rStyle w:val="CommentReference"/>
        </w:rPr>
        <w:annotationRef/>
      </w:r>
      <w:r>
        <w:rPr>
          <w:sz w:val="20"/>
          <w:szCs w:val="20"/>
        </w:rPr>
        <w:t>em qual fonte?</w:t>
      </w:r>
    </w:p>
  </w:comment>
  <w:comment w:id="209" w:author="Fernanda Baiao" w:date="2022-10-27T11:44:00Z" w:initials="FA">
    <w:p w14:paraId="5A2A37C2" w14:textId="0A2D4A60" w:rsidR="00C72CAD" w:rsidRDefault="00C72CAD" w:rsidP="00C72CAD">
      <w:pPr>
        <w:pStyle w:val="CommentText"/>
      </w:pPr>
      <w:r>
        <w:rPr>
          <w:rStyle w:val="CommentReference"/>
        </w:rPr>
        <w:annotationRef/>
      </w:r>
      <w:r>
        <w:t>Esta diferente da introducao</w:t>
      </w:r>
    </w:p>
  </w:comment>
  <w:comment w:id="210" w:author="Leiras Adriana" w:date="2022-12-09T20:47:00Z" w:initials="AL">
    <w:p w14:paraId="1831FCE0" w14:textId="77777777" w:rsidR="00720220" w:rsidRPr="009563AD" w:rsidRDefault="00720220" w:rsidP="00A81BFE">
      <w:pPr>
        <w:rPr>
          <w:lang w:val="pt-BR"/>
        </w:rPr>
      </w:pPr>
      <w:r>
        <w:rPr>
          <w:rStyle w:val="CommentReference"/>
        </w:rPr>
        <w:annotationRef/>
      </w:r>
      <w:r>
        <w:rPr>
          <w:sz w:val="20"/>
          <w:szCs w:val="20"/>
        </w:rPr>
        <w:t>nao colocar legenda em equações</w:t>
      </w:r>
    </w:p>
  </w:comment>
  <w:comment w:id="211" w:author="RENATO JOSE QUILICHE ALTAMIRANO" w:date="2022-12-14T23:53:00Z" w:initials="RJQA">
    <w:p w14:paraId="2AAFCCC9" w14:textId="77777777" w:rsidR="009563AD" w:rsidRDefault="009563AD" w:rsidP="00CF7CF6">
      <w:pPr>
        <w:pStyle w:val="CommentText"/>
      </w:pPr>
      <w:r>
        <w:rPr>
          <w:rStyle w:val="CommentReference"/>
        </w:rPr>
        <w:annotationRef/>
      </w:r>
      <w:r>
        <w:t>Tá bom</w:t>
      </w:r>
    </w:p>
  </w:comment>
  <w:comment w:id="213" w:author="Leiras Adriana" w:date="2022-12-09T20:51:00Z" w:initials="AL">
    <w:p w14:paraId="7119A466" w14:textId="551902A5" w:rsidR="00720220" w:rsidRDefault="00720220" w:rsidP="005C5CE8">
      <w:r>
        <w:rPr>
          <w:rStyle w:val="CommentReference"/>
        </w:rPr>
        <w:annotationRef/>
      </w:r>
      <w:r>
        <w:rPr>
          <w:sz w:val="20"/>
          <w:szCs w:val="20"/>
        </w:rPr>
        <w:t>não transcrever. Se a ideia for importante, transcrever, citar e incorporar ao parágrafo anterior.</w:t>
      </w:r>
    </w:p>
  </w:comment>
  <w:comment w:id="217" w:author="Leiras Adriana" w:date="2022-12-09T20:56:00Z" w:initials="AL">
    <w:p w14:paraId="3C904699" w14:textId="77777777" w:rsidR="00C63B77" w:rsidRDefault="00C63B77" w:rsidP="000D26AE">
      <w:r>
        <w:rPr>
          <w:rStyle w:val="CommentReference"/>
        </w:rPr>
        <w:annotationRef/>
      </w:r>
      <w:r>
        <w:rPr>
          <w:sz w:val="20"/>
          <w:szCs w:val="20"/>
        </w:rPr>
        <w:t>numerar todas as equações como fiz na primeira</w:t>
      </w:r>
    </w:p>
  </w:comment>
  <w:comment w:id="257" w:author="Fernanda Baiao" w:date="2022-10-27T11:47:00Z" w:initials="FA">
    <w:p w14:paraId="5579F47C" w14:textId="511A686A" w:rsidR="00256C7A" w:rsidRDefault="00256C7A">
      <w:pPr>
        <w:pStyle w:val="CommentText"/>
      </w:pPr>
      <w:r>
        <w:rPr>
          <w:rStyle w:val="CommentReference"/>
        </w:rPr>
        <w:annotationRef/>
      </w:r>
      <w:r>
        <w:t>?</w:t>
      </w:r>
    </w:p>
  </w:comment>
  <w:comment w:id="294" w:author="Leiras Adriana" w:date="2022-12-09T20:57:00Z" w:initials="AL">
    <w:p w14:paraId="6C0A3C9D" w14:textId="77777777" w:rsidR="000227A2" w:rsidRDefault="000227A2" w:rsidP="00870FC2">
      <w:r>
        <w:rPr>
          <w:rStyle w:val="CommentReference"/>
        </w:rPr>
        <w:annotationRef/>
      </w:r>
      <w:r>
        <w:rPr>
          <w:sz w:val="20"/>
          <w:szCs w:val="20"/>
        </w:rPr>
        <w:t>revisar numeração de figuras</w:t>
      </w:r>
    </w:p>
  </w:comment>
  <w:comment w:id="295" w:author="Leiras Adriana" w:date="2022-12-09T20:59:00Z" w:initials="AL">
    <w:p w14:paraId="4A0FB869" w14:textId="77777777" w:rsidR="000227A2" w:rsidRDefault="000227A2" w:rsidP="00F97383">
      <w:r>
        <w:rPr>
          <w:rStyle w:val="CommentReference"/>
        </w:rPr>
        <w:annotationRef/>
      </w:r>
      <w:r>
        <w:rPr>
          <w:sz w:val="20"/>
          <w:szCs w:val="20"/>
        </w:rPr>
        <w:t>incluir legenda</w:t>
      </w:r>
    </w:p>
  </w:comment>
  <w:comment w:id="296" w:author="Fernanda Baiao" w:date="2022-10-27T11:49:00Z" w:initials="FA">
    <w:p w14:paraId="1BE1DD06" w14:textId="12C8B635" w:rsidR="00AA2F19" w:rsidRPr="00AA2F19" w:rsidRDefault="00AA2F19">
      <w:pPr>
        <w:pStyle w:val="CommentText"/>
        <w:rPr>
          <w:lang w:val="pt-BR"/>
        </w:rPr>
      </w:pPr>
      <w:r>
        <w:rPr>
          <w:rStyle w:val="CommentReference"/>
        </w:rPr>
        <w:annotationRef/>
      </w:r>
      <w:r w:rsidRPr="00AA2F19">
        <w:rPr>
          <w:lang w:val="pt-BR"/>
        </w:rPr>
        <w:t>Poderia colocar na notacao de algoritmo mesmo, com chamada, parametros</w:t>
      </w:r>
      <w:r w:rsidR="001D32C3">
        <w:rPr>
          <w:lang w:val="pt-BR"/>
        </w:rPr>
        <w:t>, etc</w:t>
      </w:r>
    </w:p>
  </w:comment>
  <w:comment w:id="297" w:author="Fernanda Baiao" w:date="2022-10-27T11:50:00Z" w:initials="FA">
    <w:p w14:paraId="17B6C98E" w14:textId="0D130F23" w:rsidR="001D32C3" w:rsidRDefault="001D32C3">
      <w:pPr>
        <w:pStyle w:val="CommentText"/>
      </w:pPr>
      <w:r>
        <w:rPr>
          <w:rStyle w:val="CommentReference"/>
        </w:rPr>
        <w:annotationRef/>
      </w:r>
      <w:r>
        <w:t>?</w:t>
      </w:r>
    </w:p>
  </w:comment>
  <w:comment w:id="298" w:author="Fernanda Baiao" w:date="2022-10-27T11:51:00Z" w:initials="FA">
    <w:p w14:paraId="2F387753" w14:textId="3EF046E3" w:rsidR="001D32C3" w:rsidRDefault="001D32C3">
      <w:pPr>
        <w:pStyle w:val="CommentText"/>
      </w:pPr>
      <w:r>
        <w:rPr>
          <w:rStyle w:val="CommentReference"/>
        </w:rPr>
        <w:annotationRef/>
      </w:r>
      <w:r>
        <w:t>?</w:t>
      </w:r>
    </w:p>
  </w:comment>
  <w:comment w:id="299" w:author="Fernanda Baiao" w:date="2022-10-27T11:52:00Z" w:initials="FA">
    <w:p w14:paraId="4C083AE5" w14:textId="295AB087" w:rsidR="00C82EAE" w:rsidRDefault="00C82EAE">
      <w:pPr>
        <w:pStyle w:val="CommentText"/>
      </w:pPr>
      <w:r>
        <w:rPr>
          <w:rStyle w:val="CommentReference"/>
        </w:rPr>
        <w:annotationRef/>
      </w:r>
      <w:r>
        <w:t>Numero?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3DFCF4" w15:done="1"/>
  <w15:commentEx w15:paraId="386CB607" w15:done="1"/>
  <w15:commentEx w15:paraId="332505A2" w15:done="1"/>
  <w15:commentEx w15:paraId="2E55D6A5" w15:done="1"/>
  <w15:commentEx w15:paraId="28090B87" w15:done="1"/>
  <w15:commentEx w15:paraId="3FED4BFD" w15:done="1"/>
  <w15:commentEx w15:paraId="3E51C164" w15:done="1"/>
  <w15:commentEx w15:paraId="10D3034A" w15:paraIdParent="3E51C164" w15:done="1"/>
  <w15:commentEx w15:paraId="72E8E0C9" w15:done="1"/>
  <w15:commentEx w15:paraId="2CF72BE0" w15:done="1"/>
  <w15:commentEx w15:paraId="40EB38EF" w15:done="0"/>
  <w15:commentEx w15:paraId="1FBAB28D" w15:paraIdParent="40EB38EF" w15:done="0"/>
  <w15:commentEx w15:paraId="05A3D982" w15:done="0"/>
  <w15:commentEx w15:paraId="1F8DF73F" w15:done="0"/>
  <w15:commentEx w15:paraId="66515A01" w15:done="0"/>
  <w15:commentEx w15:paraId="405A9E74" w15:done="0"/>
  <w15:commentEx w15:paraId="607244CC" w15:done="1"/>
  <w15:commentEx w15:paraId="653DBA31" w15:done="0"/>
  <w15:commentEx w15:paraId="2C5A4DD3" w15:done="0"/>
  <w15:commentEx w15:paraId="3DE7343A" w15:done="0"/>
  <w15:commentEx w15:paraId="76E42BB2" w15:paraIdParent="3DE7343A" w15:done="0"/>
  <w15:commentEx w15:paraId="7178BAB0" w15:done="1"/>
  <w15:commentEx w15:paraId="3BDD5E3E" w15:paraIdParent="7178BAB0" w15:done="1"/>
  <w15:commentEx w15:paraId="7719B082" w15:done="1"/>
  <w15:commentEx w15:paraId="5477215D" w15:paraIdParent="7719B082" w15:done="1"/>
  <w15:commentEx w15:paraId="538E7F2A" w15:done="0"/>
  <w15:commentEx w15:paraId="3D89CC63" w15:paraIdParent="538E7F2A" w15:done="0"/>
  <w15:commentEx w15:paraId="759DF447" w15:paraIdParent="538E7F2A" w15:done="0"/>
  <w15:commentEx w15:paraId="38766E6F" w15:paraIdParent="538E7F2A" w15:done="0"/>
  <w15:commentEx w15:paraId="4576DFBB" w15:paraIdParent="538E7F2A" w15:done="0"/>
  <w15:commentEx w15:paraId="685617D8" w15:paraIdParent="538E7F2A" w15:done="0"/>
  <w15:commentEx w15:paraId="01162B86" w15:done="0"/>
  <w15:commentEx w15:paraId="434D6E4C" w15:paraIdParent="01162B86" w15:done="0"/>
  <w15:commentEx w15:paraId="604D955C" w15:done="0"/>
  <w15:commentEx w15:paraId="7934E980" w15:paraIdParent="604D955C" w15:done="0"/>
  <w15:commentEx w15:paraId="746DA5A1" w15:done="0"/>
  <w15:commentEx w15:paraId="5DBB04D9" w15:paraIdParent="746DA5A1" w15:done="0"/>
  <w15:commentEx w15:paraId="22F1F827" w15:done="1"/>
  <w15:commentEx w15:paraId="19B9BB9F" w15:done="1"/>
  <w15:commentEx w15:paraId="5A2A37C2" w15:done="1"/>
  <w15:commentEx w15:paraId="1831FCE0" w15:done="0"/>
  <w15:commentEx w15:paraId="2AAFCCC9" w15:paraIdParent="1831FCE0" w15:done="0"/>
  <w15:commentEx w15:paraId="7119A466" w15:done="0"/>
  <w15:commentEx w15:paraId="3C904699" w15:done="0"/>
  <w15:commentEx w15:paraId="5579F47C" w15:done="0"/>
  <w15:commentEx w15:paraId="6C0A3C9D" w15:done="0"/>
  <w15:commentEx w15:paraId="4A0FB869" w15:done="0"/>
  <w15:commentEx w15:paraId="1BE1DD06" w15:done="0"/>
  <w15:commentEx w15:paraId="17B6C98E" w15:done="0"/>
  <w15:commentEx w15:paraId="2F387753" w15:done="0"/>
  <w15:commentEx w15:paraId="4C083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FEDAC" w16cex:dateUtc="2022-11-04T18:59:00Z"/>
  <w16cex:commentExtensible w16cex:durableId="270FF870" w16cex:dateUtc="2022-11-04T19:45:00Z"/>
  <w16cex:commentExtensible w16cex:durableId="2705505A" w16cex:dateUtc="2022-10-27T11:12:00Z"/>
  <w16cex:commentExtensible w16cex:durableId="27055059" w16cex:dateUtc="2022-10-27T13:23:00Z"/>
  <w16cex:commentExtensible w16cex:durableId="271D3288" w16cex:dateUtc="2022-11-14T20:32:00Z"/>
  <w16cex:commentExtensible w16cex:durableId="270FF25C" w16cex:dateUtc="2022-11-04T19:19:00Z"/>
  <w16cex:commentExtensible w16cex:durableId="271D34A1" w16cex:dateUtc="2022-11-14T20:41:00Z"/>
  <w16cex:commentExtensible w16cex:durableId="2730B46E" w16cex:dateUtc="2022-11-29T15:40:00Z"/>
  <w16cex:commentExtensible w16cex:durableId="2704EB2F" w16cex:dateUtc="2022-10-27T14:34:00Z"/>
  <w16cex:commentExtensible w16cex:durableId="271D37FA" w16cex:dateUtc="2022-11-14T20:56:00Z"/>
  <w16cex:commentExtensible w16cex:durableId="27377060" w16cex:dateUtc="2022-11-29T16:46:00Z"/>
  <w16cex:commentExtensible w16cex:durableId="2737705F" w16cex:dateUtc="2022-11-29T16:52:00Z"/>
  <w16cex:commentExtensible w16cex:durableId="273CD481" w16cex:dateUtc="2022-12-08T20:24:00Z"/>
  <w16cex:commentExtensible w16cex:durableId="2744C83A" w16cex:dateUtc="2022-12-08T20:48:00Z"/>
  <w16cex:commentExtensible w16cex:durableId="2730C4B4" w16cex:dateUtc="2022-11-29T16:49:00Z"/>
  <w16cex:commentExtensible w16cex:durableId="2744CD9E" w16cex:dateUtc="2022-12-08T21:04:00Z"/>
  <w16cex:commentExtensible w16cex:durableId="2730B810" w16cex:dateUtc="2022-11-29T15:55:00Z"/>
  <w16cex:commentExtensible w16cex:durableId="273CDA1B" w16cex:dateUtc="2022-12-08T20:48:00Z"/>
  <w16cex:commentExtensible w16cex:durableId="273CDDED" w16cex:dateUtc="2022-12-08T21:04:00Z"/>
  <w16cex:commentExtensible w16cex:durableId="273E1984" w16cex:dateUtc="2022-12-09T19:31:00Z"/>
  <w16cex:commentExtensible w16cex:durableId="2744CFFC" w16cex:dateUtc="2022-12-15T01:43:00Z"/>
  <w16cex:commentExtensible w16cex:durableId="273CE248" w16cex:dateUtc="2022-12-08T21:23:00Z"/>
  <w16cex:commentExtensible w16cex:durableId="2744D28F" w16cex:dateUtc="2022-12-15T01:54:00Z"/>
  <w16cex:commentExtensible w16cex:durableId="273E1534" w16cex:dateUtc="2022-12-09T19:12:00Z"/>
  <w16cex:commentExtensible w16cex:durableId="2744CDE9" w16cex:dateUtc="2022-12-15T01:34:00Z"/>
  <w16cex:commentExtensible w16cex:durableId="273E1661" w16cex:dateUtc="2022-12-09T19:17:00Z"/>
  <w16cex:commentExtensible w16cex:durableId="273E16AF" w16cex:dateUtc="2022-12-09T19:18:00Z"/>
  <w16cex:commentExtensible w16cex:durableId="273E1AD3" w16cex:dateUtc="2022-12-09T19:36:00Z"/>
  <w16cex:commentExtensible w16cex:durableId="273E1B3F" w16cex:dateUtc="2022-12-09T19:38:00Z"/>
  <w16cex:commentExtensible w16cex:durableId="2744D4A9" w16cex:dateUtc="2022-12-15T02:03:00Z"/>
  <w16cex:commentExtensible w16cex:durableId="2744D6C8" w16cex:dateUtc="2022-12-15T02:12:00Z"/>
  <w16cex:commentExtensible w16cex:durableId="273E1810" w16cex:dateUtc="2022-12-09T19:24:00Z"/>
  <w16cex:commentExtensible w16cex:durableId="2744DB15" w16cex:dateUtc="2022-12-15T02:30:00Z"/>
  <w16cex:commentExtensible w16cex:durableId="273E18CD" w16cex:dateUtc="2022-12-09T19:27:00Z"/>
  <w16cex:commentExtensible w16cex:durableId="2744D9FF" w16cex:dateUtc="2022-12-15T02:25:00Z"/>
  <w16cex:commentExtensible w16cex:durableId="273E1930" w16cex:dateUtc="2022-12-09T19:29:00Z"/>
  <w16cex:commentExtensible w16cex:durableId="2744DC80" w16cex:dateUtc="2022-12-15T02:36:00Z"/>
  <w16cex:commentExtensible w16cex:durableId="273E1C1B" w16cex:dateUtc="2022-12-09T19:42:00Z"/>
  <w16cex:commentExtensible w16cex:durableId="273E1C3E" w16cex:dateUtc="2022-12-09T19:42:00Z"/>
  <w16cex:commentExtensible w16cex:durableId="2737F645" w16cex:dateUtc="2022-10-27T14:44:00Z"/>
  <w16cex:commentExtensible w16cex:durableId="273E1D73" w16cex:dateUtc="2022-12-09T19:47:00Z"/>
  <w16cex:commentExtensible w16cex:durableId="2744E082" w16cex:dateUtc="2022-12-15T02:53:00Z"/>
  <w16cex:commentExtensible w16cex:durableId="273E1E3C" w16cex:dateUtc="2022-12-09T19:51:00Z"/>
  <w16cex:commentExtensible w16cex:durableId="273E1F9B" w16cex:dateUtc="2022-12-09T19:56:00Z"/>
  <w16cex:commentExtensible w16cex:durableId="2704EE68" w16cex:dateUtc="2022-10-27T14:47:00Z"/>
  <w16cex:commentExtensible w16cex:durableId="273E1FD5" w16cex:dateUtc="2022-12-09T19:57:00Z"/>
  <w16cex:commentExtensible w16cex:durableId="273E2023" w16cex:dateUtc="2022-12-09T19:59:00Z"/>
  <w16cex:commentExtensible w16cex:durableId="2704EEC5" w16cex:dateUtc="2022-10-27T14:49:00Z"/>
  <w16cex:commentExtensible w16cex:durableId="2704EF17" w16cex:dateUtc="2022-10-27T14:50:00Z"/>
  <w16cex:commentExtensible w16cex:durableId="2704EF26" w16cex:dateUtc="2022-10-27T14:51:00Z"/>
  <w16cex:commentExtensible w16cex:durableId="2704EF94" w16cex:dateUtc="2022-10-27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3DFCF4" w16cid:durableId="270FEDAC"/>
  <w16cid:commentId w16cid:paraId="386CB607" w16cid:durableId="270FF870"/>
  <w16cid:commentId w16cid:paraId="332505A2" w16cid:durableId="2705505A"/>
  <w16cid:commentId w16cid:paraId="2E55D6A5" w16cid:durableId="27055059"/>
  <w16cid:commentId w16cid:paraId="28090B87" w16cid:durableId="271D3288"/>
  <w16cid:commentId w16cid:paraId="3FED4BFD" w16cid:durableId="270FF25C"/>
  <w16cid:commentId w16cid:paraId="3E51C164" w16cid:durableId="271D34A1"/>
  <w16cid:commentId w16cid:paraId="10D3034A" w16cid:durableId="2730B46E"/>
  <w16cid:commentId w16cid:paraId="72E8E0C9" w16cid:durableId="2704EB2F"/>
  <w16cid:commentId w16cid:paraId="2CF72BE0" w16cid:durableId="271D37FA"/>
  <w16cid:commentId w16cid:paraId="40EB38EF" w16cid:durableId="27377060"/>
  <w16cid:commentId w16cid:paraId="1FBAB28D" w16cid:durableId="2737705F"/>
  <w16cid:commentId w16cid:paraId="05A3D982" w16cid:durableId="273CD481"/>
  <w16cid:commentId w16cid:paraId="1F8DF73F" w16cid:durableId="2744C83A"/>
  <w16cid:commentId w16cid:paraId="66515A01" w16cid:durableId="2730C4B4"/>
  <w16cid:commentId w16cid:paraId="405A9E74" w16cid:durableId="2744CD9E"/>
  <w16cid:commentId w16cid:paraId="607244CC" w16cid:durableId="2730B810"/>
  <w16cid:commentId w16cid:paraId="653DBA31" w16cid:durableId="273CDA1B"/>
  <w16cid:commentId w16cid:paraId="2C5A4DD3" w16cid:durableId="273CDDED"/>
  <w16cid:commentId w16cid:paraId="3DE7343A" w16cid:durableId="273E1984"/>
  <w16cid:commentId w16cid:paraId="76E42BB2" w16cid:durableId="2744CFFC"/>
  <w16cid:commentId w16cid:paraId="7178BAB0" w16cid:durableId="273CE248"/>
  <w16cid:commentId w16cid:paraId="3BDD5E3E" w16cid:durableId="2744D28F"/>
  <w16cid:commentId w16cid:paraId="7719B082" w16cid:durableId="273E1534"/>
  <w16cid:commentId w16cid:paraId="5477215D" w16cid:durableId="2744CDE9"/>
  <w16cid:commentId w16cid:paraId="538E7F2A" w16cid:durableId="273E1661"/>
  <w16cid:commentId w16cid:paraId="3D89CC63" w16cid:durableId="273E16AF"/>
  <w16cid:commentId w16cid:paraId="759DF447" w16cid:durableId="273E1AD3"/>
  <w16cid:commentId w16cid:paraId="38766E6F" w16cid:durableId="273E1B3F"/>
  <w16cid:commentId w16cid:paraId="4576DFBB" w16cid:durableId="2744D4A9"/>
  <w16cid:commentId w16cid:paraId="685617D8" w16cid:durableId="2744D6C8"/>
  <w16cid:commentId w16cid:paraId="01162B86" w16cid:durableId="273E1810"/>
  <w16cid:commentId w16cid:paraId="434D6E4C" w16cid:durableId="2744DB15"/>
  <w16cid:commentId w16cid:paraId="604D955C" w16cid:durableId="273E18CD"/>
  <w16cid:commentId w16cid:paraId="7934E980" w16cid:durableId="2744D9FF"/>
  <w16cid:commentId w16cid:paraId="746DA5A1" w16cid:durableId="273E1930"/>
  <w16cid:commentId w16cid:paraId="5DBB04D9" w16cid:durableId="2744DC80"/>
  <w16cid:commentId w16cid:paraId="22F1F827" w16cid:durableId="273E1C1B"/>
  <w16cid:commentId w16cid:paraId="19B9BB9F" w16cid:durableId="273E1C3E"/>
  <w16cid:commentId w16cid:paraId="5A2A37C2" w16cid:durableId="2737F645"/>
  <w16cid:commentId w16cid:paraId="1831FCE0" w16cid:durableId="273E1D73"/>
  <w16cid:commentId w16cid:paraId="2AAFCCC9" w16cid:durableId="2744E082"/>
  <w16cid:commentId w16cid:paraId="7119A466" w16cid:durableId="273E1E3C"/>
  <w16cid:commentId w16cid:paraId="3C904699" w16cid:durableId="273E1F9B"/>
  <w16cid:commentId w16cid:paraId="5579F47C" w16cid:durableId="2704EE68"/>
  <w16cid:commentId w16cid:paraId="6C0A3C9D" w16cid:durableId="273E1FD5"/>
  <w16cid:commentId w16cid:paraId="4A0FB869" w16cid:durableId="273E2023"/>
  <w16cid:commentId w16cid:paraId="1BE1DD06" w16cid:durableId="2704EEC5"/>
  <w16cid:commentId w16cid:paraId="17B6C98E" w16cid:durableId="2704EF17"/>
  <w16cid:commentId w16cid:paraId="2F387753" w16cid:durableId="2704EF26"/>
  <w16cid:commentId w16cid:paraId="4C083AE5" w16cid:durableId="2704EF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7C6FE" w14:textId="77777777" w:rsidR="00C20AC6" w:rsidRDefault="00C20AC6" w:rsidP="007555E9">
      <w:pPr>
        <w:spacing w:after="0" w:line="240" w:lineRule="auto"/>
      </w:pPr>
      <w:r>
        <w:separator/>
      </w:r>
    </w:p>
  </w:endnote>
  <w:endnote w:type="continuationSeparator" w:id="0">
    <w:p w14:paraId="35AFDD20" w14:textId="77777777" w:rsidR="00C20AC6" w:rsidRDefault="00C20AC6" w:rsidP="0075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08457" w14:textId="77777777" w:rsidR="00C20AC6" w:rsidRDefault="00C20AC6" w:rsidP="007555E9">
      <w:pPr>
        <w:spacing w:after="0" w:line="240" w:lineRule="auto"/>
      </w:pPr>
      <w:r>
        <w:separator/>
      </w:r>
    </w:p>
  </w:footnote>
  <w:footnote w:type="continuationSeparator" w:id="0">
    <w:p w14:paraId="54BB4F14" w14:textId="77777777" w:rsidR="00C20AC6" w:rsidRDefault="00C20AC6" w:rsidP="007555E9">
      <w:pPr>
        <w:spacing w:after="0" w:line="240" w:lineRule="auto"/>
      </w:pPr>
      <w:r>
        <w:continuationSeparator/>
      </w:r>
    </w:p>
  </w:footnote>
  <w:footnote w:id="1">
    <w:p w14:paraId="0EFE74F8" w14:textId="059AFA50" w:rsidR="00B835BB" w:rsidDel="00D96DB6" w:rsidRDefault="00B835BB" w:rsidP="00B835BB">
      <w:pPr>
        <w:pStyle w:val="FootnoteText"/>
        <w:rPr>
          <w:del w:id="163" w:author="RENATO JOSE QUILICHE ALTAMIRANO" w:date="2022-12-14T22:34:00Z"/>
        </w:rPr>
      </w:pPr>
      <w:del w:id="164" w:author="RENATO JOSE QUILICHE ALTAMIRANO" w:date="2022-12-14T22:34:00Z">
        <w:r w:rsidDel="00D96DB6">
          <w:rPr>
            <w:rStyle w:val="FootnoteReference"/>
          </w:rPr>
          <w:footnoteRef/>
        </w:r>
        <w:r w:rsidDel="00D96DB6">
          <w:delText xml:space="preserve"> The report states that cold wave-related disasters happens when temperature drops below 0 </w:delText>
        </w:r>
        <w:r w:rsidRPr="007D0605" w:rsidDel="00D96DB6">
          <w:delText>°C</w:delText>
        </w:r>
        <w:r w:rsidDel="00D96DB6">
          <w:delText>.</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CAD"/>
    <w:multiLevelType w:val="hybridMultilevel"/>
    <w:tmpl w:val="A078C5E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A4B6F57"/>
    <w:multiLevelType w:val="hybridMultilevel"/>
    <w:tmpl w:val="E6AA9738"/>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25D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000CE9"/>
    <w:multiLevelType w:val="hybridMultilevel"/>
    <w:tmpl w:val="05E80C5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B3017F7"/>
    <w:multiLevelType w:val="hybridMultilevel"/>
    <w:tmpl w:val="F4D8C4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1EB2818"/>
    <w:multiLevelType w:val="hybridMultilevel"/>
    <w:tmpl w:val="D6E000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20A2B5A"/>
    <w:multiLevelType w:val="hybridMultilevel"/>
    <w:tmpl w:val="295E85AE"/>
    <w:lvl w:ilvl="0" w:tplc="83A0F2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5A6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A567F4B"/>
    <w:multiLevelType w:val="multilevel"/>
    <w:tmpl w:val="C6F40286"/>
    <w:lvl w:ilvl="0">
      <w:start w:val="2"/>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5555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1537851"/>
    <w:multiLevelType w:val="hybridMultilevel"/>
    <w:tmpl w:val="F75E825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62FC2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74A3DEF"/>
    <w:multiLevelType w:val="hybridMultilevel"/>
    <w:tmpl w:val="C5D4CDC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2015764728">
    <w:abstractNumId w:val="12"/>
  </w:num>
  <w:num w:numId="2" w16cid:durableId="180365513">
    <w:abstractNumId w:val="10"/>
  </w:num>
  <w:num w:numId="3" w16cid:durableId="1206720607">
    <w:abstractNumId w:val="1"/>
  </w:num>
  <w:num w:numId="4" w16cid:durableId="842748198">
    <w:abstractNumId w:val="9"/>
  </w:num>
  <w:num w:numId="5" w16cid:durableId="853491840">
    <w:abstractNumId w:val="0"/>
  </w:num>
  <w:num w:numId="6" w16cid:durableId="661736444">
    <w:abstractNumId w:val="7"/>
  </w:num>
  <w:num w:numId="7" w16cid:durableId="1849754481">
    <w:abstractNumId w:val="6"/>
  </w:num>
  <w:num w:numId="8" w16cid:durableId="997227639">
    <w:abstractNumId w:val="2"/>
  </w:num>
  <w:num w:numId="9" w16cid:durableId="137187879">
    <w:abstractNumId w:val="11"/>
  </w:num>
  <w:num w:numId="10" w16cid:durableId="905260255">
    <w:abstractNumId w:val="4"/>
  </w:num>
  <w:num w:numId="11" w16cid:durableId="2147233225">
    <w:abstractNumId w:val="3"/>
  </w:num>
  <w:num w:numId="12" w16cid:durableId="179510004">
    <w:abstractNumId w:val="8"/>
  </w:num>
  <w:num w:numId="13" w16cid:durableId="201885137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iras Adriana">
    <w15:presenceInfo w15:providerId="AD" w15:userId="S::leiraa@usi.ch::68714525-3f65-4202-8813-286fd1008ed7"/>
  </w15:person>
  <w15:person w15:author="Fernanda Baiao">
    <w15:presenceInfo w15:providerId="AD" w15:userId="S::fbaiao@puc-rio.br::86177917-c1ac-4934-b227-49ece2f05674"/>
  </w15:person>
  <w15:person w15:author="RENATO JOSE QUILICHE ALTAMIRANO">
    <w15:presenceInfo w15:providerId="None" w15:userId="RENATO JOSE QUILICHE ALTAMIRA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K1NDMwNzEwsjS0MDFX0lEKTi0uzszPAymwrAUAy8eedCwAAAA="/>
  </w:docVars>
  <w:rsids>
    <w:rsidRoot w:val="007969E4"/>
    <w:rsid w:val="00007E92"/>
    <w:rsid w:val="0001388B"/>
    <w:rsid w:val="00016B6C"/>
    <w:rsid w:val="00022388"/>
    <w:rsid w:val="000227A2"/>
    <w:rsid w:val="0003727A"/>
    <w:rsid w:val="000619B4"/>
    <w:rsid w:val="000633D9"/>
    <w:rsid w:val="00063C44"/>
    <w:rsid w:val="00067FD0"/>
    <w:rsid w:val="00070931"/>
    <w:rsid w:val="00084750"/>
    <w:rsid w:val="00087158"/>
    <w:rsid w:val="00087EDA"/>
    <w:rsid w:val="00087F6A"/>
    <w:rsid w:val="00095527"/>
    <w:rsid w:val="00097CE0"/>
    <w:rsid w:val="000F1BFC"/>
    <w:rsid w:val="000F3ECC"/>
    <w:rsid w:val="000F7142"/>
    <w:rsid w:val="001101F9"/>
    <w:rsid w:val="00111395"/>
    <w:rsid w:val="00122FA8"/>
    <w:rsid w:val="00125129"/>
    <w:rsid w:val="00135ED6"/>
    <w:rsid w:val="00136C56"/>
    <w:rsid w:val="00140931"/>
    <w:rsid w:val="00145629"/>
    <w:rsid w:val="00155405"/>
    <w:rsid w:val="00155EF7"/>
    <w:rsid w:val="00157669"/>
    <w:rsid w:val="001619BB"/>
    <w:rsid w:val="00163A97"/>
    <w:rsid w:val="001666D0"/>
    <w:rsid w:val="00172CAF"/>
    <w:rsid w:val="00173999"/>
    <w:rsid w:val="001819BE"/>
    <w:rsid w:val="00193255"/>
    <w:rsid w:val="0019344F"/>
    <w:rsid w:val="001A448E"/>
    <w:rsid w:val="001D01AD"/>
    <w:rsid w:val="001D2A5B"/>
    <w:rsid w:val="001D32C3"/>
    <w:rsid w:val="001E7436"/>
    <w:rsid w:val="001F1B0B"/>
    <w:rsid w:val="001F2424"/>
    <w:rsid w:val="00201A54"/>
    <w:rsid w:val="00210C7A"/>
    <w:rsid w:val="00236156"/>
    <w:rsid w:val="00240DFF"/>
    <w:rsid w:val="002422F9"/>
    <w:rsid w:val="002434D4"/>
    <w:rsid w:val="00243F7D"/>
    <w:rsid w:val="00247148"/>
    <w:rsid w:val="002523B7"/>
    <w:rsid w:val="00253F95"/>
    <w:rsid w:val="00256C7A"/>
    <w:rsid w:val="002716CF"/>
    <w:rsid w:val="0027250E"/>
    <w:rsid w:val="00275D30"/>
    <w:rsid w:val="00276334"/>
    <w:rsid w:val="00295F15"/>
    <w:rsid w:val="002A0B37"/>
    <w:rsid w:val="002A68D5"/>
    <w:rsid w:val="002C09F7"/>
    <w:rsid w:val="002D08B2"/>
    <w:rsid w:val="002D173E"/>
    <w:rsid w:val="002D4B4B"/>
    <w:rsid w:val="002D63B2"/>
    <w:rsid w:val="002F36DE"/>
    <w:rsid w:val="003019FA"/>
    <w:rsid w:val="003146F2"/>
    <w:rsid w:val="0034466C"/>
    <w:rsid w:val="0035096C"/>
    <w:rsid w:val="00363969"/>
    <w:rsid w:val="00370C9E"/>
    <w:rsid w:val="00374285"/>
    <w:rsid w:val="003851CC"/>
    <w:rsid w:val="00386DEF"/>
    <w:rsid w:val="00390083"/>
    <w:rsid w:val="00391E2F"/>
    <w:rsid w:val="003A3294"/>
    <w:rsid w:val="003B2E79"/>
    <w:rsid w:val="003C5986"/>
    <w:rsid w:val="003D0AB4"/>
    <w:rsid w:val="003D35E4"/>
    <w:rsid w:val="003D7DC2"/>
    <w:rsid w:val="003E0A28"/>
    <w:rsid w:val="003E67FD"/>
    <w:rsid w:val="003F2E7F"/>
    <w:rsid w:val="003F69F2"/>
    <w:rsid w:val="0040437B"/>
    <w:rsid w:val="0041012C"/>
    <w:rsid w:val="00420440"/>
    <w:rsid w:val="00424299"/>
    <w:rsid w:val="004461BE"/>
    <w:rsid w:val="00462A1D"/>
    <w:rsid w:val="00470D8B"/>
    <w:rsid w:val="004712BD"/>
    <w:rsid w:val="00481593"/>
    <w:rsid w:val="00486026"/>
    <w:rsid w:val="004922F8"/>
    <w:rsid w:val="00493CA3"/>
    <w:rsid w:val="004B4069"/>
    <w:rsid w:val="004D323A"/>
    <w:rsid w:val="004E1935"/>
    <w:rsid w:val="004E388A"/>
    <w:rsid w:val="004E6E8D"/>
    <w:rsid w:val="004F793F"/>
    <w:rsid w:val="0050141A"/>
    <w:rsid w:val="0051408E"/>
    <w:rsid w:val="00516246"/>
    <w:rsid w:val="005233F6"/>
    <w:rsid w:val="0052657C"/>
    <w:rsid w:val="0052726D"/>
    <w:rsid w:val="00531B51"/>
    <w:rsid w:val="00533B64"/>
    <w:rsid w:val="005472B2"/>
    <w:rsid w:val="005600DD"/>
    <w:rsid w:val="00570E65"/>
    <w:rsid w:val="00573CA3"/>
    <w:rsid w:val="00586780"/>
    <w:rsid w:val="00587B00"/>
    <w:rsid w:val="005965FB"/>
    <w:rsid w:val="00596DA5"/>
    <w:rsid w:val="00597A35"/>
    <w:rsid w:val="005A1DEC"/>
    <w:rsid w:val="005A7B52"/>
    <w:rsid w:val="005B179F"/>
    <w:rsid w:val="005B1E0F"/>
    <w:rsid w:val="005B5028"/>
    <w:rsid w:val="005E7925"/>
    <w:rsid w:val="006032A8"/>
    <w:rsid w:val="0060454F"/>
    <w:rsid w:val="00612C4A"/>
    <w:rsid w:val="00612ED1"/>
    <w:rsid w:val="00614183"/>
    <w:rsid w:val="006259B3"/>
    <w:rsid w:val="006338B3"/>
    <w:rsid w:val="00644BB8"/>
    <w:rsid w:val="0066061C"/>
    <w:rsid w:val="00665337"/>
    <w:rsid w:val="00665441"/>
    <w:rsid w:val="00694402"/>
    <w:rsid w:val="00696CB3"/>
    <w:rsid w:val="006B7B5A"/>
    <w:rsid w:val="006C02AB"/>
    <w:rsid w:val="006C4119"/>
    <w:rsid w:val="006F1770"/>
    <w:rsid w:val="0071604B"/>
    <w:rsid w:val="00720220"/>
    <w:rsid w:val="00721207"/>
    <w:rsid w:val="00726704"/>
    <w:rsid w:val="00731651"/>
    <w:rsid w:val="00732E61"/>
    <w:rsid w:val="007433CA"/>
    <w:rsid w:val="00751891"/>
    <w:rsid w:val="007555E9"/>
    <w:rsid w:val="00762167"/>
    <w:rsid w:val="007760E7"/>
    <w:rsid w:val="00781801"/>
    <w:rsid w:val="00787CCF"/>
    <w:rsid w:val="00791D29"/>
    <w:rsid w:val="00793C64"/>
    <w:rsid w:val="007969E4"/>
    <w:rsid w:val="007A17D7"/>
    <w:rsid w:val="007B0E9B"/>
    <w:rsid w:val="007B5690"/>
    <w:rsid w:val="007C5E26"/>
    <w:rsid w:val="007E12EF"/>
    <w:rsid w:val="007F5FC8"/>
    <w:rsid w:val="007F6633"/>
    <w:rsid w:val="008054BD"/>
    <w:rsid w:val="008102E3"/>
    <w:rsid w:val="0081410E"/>
    <w:rsid w:val="0082135D"/>
    <w:rsid w:val="00825109"/>
    <w:rsid w:val="00830CBE"/>
    <w:rsid w:val="00834CEE"/>
    <w:rsid w:val="00834E96"/>
    <w:rsid w:val="00840F25"/>
    <w:rsid w:val="00861762"/>
    <w:rsid w:val="00865699"/>
    <w:rsid w:val="00871BE9"/>
    <w:rsid w:val="00875C91"/>
    <w:rsid w:val="008814C8"/>
    <w:rsid w:val="00882A9B"/>
    <w:rsid w:val="00884B5F"/>
    <w:rsid w:val="008857FC"/>
    <w:rsid w:val="008B0DBA"/>
    <w:rsid w:val="008B1FC5"/>
    <w:rsid w:val="008B70BF"/>
    <w:rsid w:val="008C14BA"/>
    <w:rsid w:val="008C3B33"/>
    <w:rsid w:val="008C4EC6"/>
    <w:rsid w:val="008C7D35"/>
    <w:rsid w:val="008E4DA5"/>
    <w:rsid w:val="008F417E"/>
    <w:rsid w:val="008F690B"/>
    <w:rsid w:val="009172AF"/>
    <w:rsid w:val="0092348F"/>
    <w:rsid w:val="00945679"/>
    <w:rsid w:val="009563AD"/>
    <w:rsid w:val="00976B41"/>
    <w:rsid w:val="00982351"/>
    <w:rsid w:val="0099191E"/>
    <w:rsid w:val="009A5CAF"/>
    <w:rsid w:val="009B6DCD"/>
    <w:rsid w:val="009C07DD"/>
    <w:rsid w:val="009C16CC"/>
    <w:rsid w:val="009C1952"/>
    <w:rsid w:val="009C58A8"/>
    <w:rsid w:val="009D1985"/>
    <w:rsid w:val="009E7598"/>
    <w:rsid w:val="009F4D85"/>
    <w:rsid w:val="00A00C56"/>
    <w:rsid w:val="00A00DF2"/>
    <w:rsid w:val="00A10986"/>
    <w:rsid w:val="00A16BEA"/>
    <w:rsid w:val="00A2087D"/>
    <w:rsid w:val="00A31299"/>
    <w:rsid w:val="00A37F60"/>
    <w:rsid w:val="00A67AD9"/>
    <w:rsid w:val="00A81253"/>
    <w:rsid w:val="00A912A5"/>
    <w:rsid w:val="00AA2F19"/>
    <w:rsid w:val="00AA5EA6"/>
    <w:rsid w:val="00AB1738"/>
    <w:rsid w:val="00AF595B"/>
    <w:rsid w:val="00B0685D"/>
    <w:rsid w:val="00B110B7"/>
    <w:rsid w:val="00B1542C"/>
    <w:rsid w:val="00B1570B"/>
    <w:rsid w:val="00B1585A"/>
    <w:rsid w:val="00B40409"/>
    <w:rsid w:val="00B5391B"/>
    <w:rsid w:val="00B61474"/>
    <w:rsid w:val="00B63397"/>
    <w:rsid w:val="00B71527"/>
    <w:rsid w:val="00B75CFC"/>
    <w:rsid w:val="00B81241"/>
    <w:rsid w:val="00B835BB"/>
    <w:rsid w:val="00B849C6"/>
    <w:rsid w:val="00B9430A"/>
    <w:rsid w:val="00BA56CD"/>
    <w:rsid w:val="00BA7804"/>
    <w:rsid w:val="00BB30D0"/>
    <w:rsid w:val="00BB392C"/>
    <w:rsid w:val="00BB79B4"/>
    <w:rsid w:val="00BC354E"/>
    <w:rsid w:val="00BC6A17"/>
    <w:rsid w:val="00BD4E41"/>
    <w:rsid w:val="00BD6DAB"/>
    <w:rsid w:val="00C05502"/>
    <w:rsid w:val="00C1432C"/>
    <w:rsid w:val="00C2075F"/>
    <w:rsid w:val="00C20A7C"/>
    <w:rsid w:val="00C20AC6"/>
    <w:rsid w:val="00C34128"/>
    <w:rsid w:val="00C41F2F"/>
    <w:rsid w:val="00C557A7"/>
    <w:rsid w:val="00C55FC5"/>
    <w:rsid w:val="00C631E0"/>
    <w:rsid w:val="00C63B77"/>
    <w:rsid w:val="00C72CAD"/>
    <w:rsid w:val="00C7514D"/>
    <w:rsid w:val="00C82EAE"/>
    <w:rsid w:val="00C86534"/>
    <w:rsid w:val="00C94485"/>
    <w:rsid w:val="00CA02E2"/>
    <w:rsid w:val="00CA5C90"/>
    <w:rsid w:val="00CB3A97"/>
    <w:rsid w:val="00CC333E"/>
    <w:rsid w:val="00CC4A69"/>
    <w:rsid w:val="00CD0AAF"/>
    <w:rsid w:val="00CE36EA"/>
    <w:rsid w:val="00D10640"/>
    <w:rsid w:val="00D117FF"/>
    <w:rsid w:val="00D20043"/>
    <w:rsid w:val="00D2239C"/>
    <w:rsid w:val="00D2292E"/>
    <w:rsid w:val="00D238B6"/>
    <w:rsid w:val="00D33926"/>
    <w:rsid w:val="00D33FE3"/>
    <w:rsid w:val="00D6316D"/>
    <w:rsid w:val="00D67376"/>
    <w:rsid w:val="00D71EC0"/>
    <w:rsid w:val="00D74750"/>
    <w:rsid w:val="00D762B6"/>
    <w:rsid w:val="00D81F9A"/>
    <w:rsid w:val="00D870F0"/>
    <w:rsid w:val="00D8716F"/>
    <w:rsid w:val="00D91DC4"/>
    <w:rsid w:val="00D93070"/>
    <w:rsid w:val="00D94FB7"/>
    <w:rsid w:val="00D96DB6"/>
    <w:rsid w:val="00DA3F81"/>
    <w:rsid w:val="00DA6B22"/>
    <w:rsid w:val="00DA7099"/>
    <w:rsid w:val="00DB0F56"/>
    <w:rsid w:val="00DB43F7"/>
    <w:rsid w:val="00DD6213"/>
    <w:rsid w:val="00DE2340"/>
    <w:rsid w:val="00E0353C"/>
    <w:rsid w:val="00E04310"/>
    <w:rsid w:val="00E138AE"/>
    <w:rsid w:val="00E223A5"/>
    <w:rsid w:val="00E2545F"/>
    <w:rsid w:val="00E308B8"/>
    <w:rsid w:val="00E35A8D"/>
    <w:rsid w:val="00E35F73"/>
    <w:rsid w:val="00E43E25"/>
    <w:rsid w:val="00E466BE"/>
    <w:rsid w:val="00E626D7"/>
    <w:rsid w:val="00E67E21"/>
    <w:rsid w:val="00E713F9"/>
    <w:rsid w:val="00E71B54"/>
    <w:rsid w:val="00E83AD7"/>
    <w:rsid w:val="00E842B3"/>
    <w:rsid w:val="00E87C79"/>
    <w:rsid w:val="00E92EB5"/>
    <w:rsid w:val="00EA2A9F"/>
    <w:rsid w:val="00EA359A"/>
    <w:rsid w:val="00EA41A6"/>
    <w:rsid w:val="00ED64AC"/>
    <w:rsid w:val="00ED763A"/>
    <w:rsid w:val="00EE44CF"/>
    <w:rsid w:val="00EF0405"/>
    <w:rsid w:val="00F278AC"/>
    <w:rsid w:val="00F33933"/>
    <w:rsid w:val="00F3716F"/>
    <w:rsid w:val="00F53789"/>
    <w:rsid w:val="00F8773A"/>
    <w:rsid w:val="00FA240A"/>
    <w:rsid w:val="00FA7B34"/>
    <w:rsid w:val="00FB46EE"/>
    <w:rsid w:val="00FC05FF"/>
    <w:rsid w:val="00FD7876"/>
    <w:rsid w:val="00FE1814"/>
    <w:rsid w:val="00FE1CDA"/>
    <w:rsid w:val="00FE5768"/>
    <w:rsid w:val="00FF2F8A"/>
    <w:rsid w:val="00FF53A6"/>
    <w:rsid w:val="00FF6C23"/>
    <w:rsid w:val="00FF70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16B55"/>
  <w15:docId w15:val="{FDF31522-C5E5-47FA-8181-6E5609B6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9B4"/>
  </w:style>
  <w:style w:type="paragraph" w:styleId="Heading1">
    <w:name w:val="heading 1"/>
    <w:basedOn w:val="Normal"/>
    <w:next w:val="Normal"/>
    <w:uiPriority w:val="9"/>
    <w:qFormat/>
    <w:rsid w:val="006C4119"/>
    <w:pPr>
      <w:keepNext/>
      <w:keepLines/>
      <w:spacing w:before="480" w:after="120"/>
      <w:outlineLvl w:val="0"/>
    </w:pPr>
    <w:rPr>
      <w:rFonts w:ascii="Arial" w:hAnsi="Arial"/>
      <w:b/>
      <w:szCs w:val="48"/>
    </w:rPr>
  </w:style>
  <w:style w:type="paragraph" w:styleId="Heading2">
    <w:name w:val="heading 2"/>
    <w:basedOn w:val="Normal"/>
    <w:next w:val="Normal"/>
    <w:uiPriority w:val="9"/>
    <w:unhideWhenUsed/>
    <w:qFormat/>
    <w:rsid w:val="006C4119"/>
    <w:pPr>
      <w:keepNext/>
      <w:keepLines/>
      <w:spacing w:before="360" w:after="80"/>
      <w:outlineLvl w:val="1"/>
    </w:pPr>
    <w:rPr>
      <w:rFonts w:ascii="Arial" w:hAnsi="Arial"/>
      <w:b/>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styleId="FootnoteReference">
    <w:name w:val="footnote reference"/>
    <w:basedOn w:val="DefaultParagraphFont"/>
    <w:uiPriority w:val="99"/>
    <w:semiHidden/>
    <w:unhideWhenUsed/>
    <w:rsid w:val="00FD1BF5"/>
    <w:rPr>
      <w:vertAlign w:val="superscript"/>
    </w:rPr>
  </w:style>
  <w:style w:type="character" w:styleId="Hyperlink">
    <w:name w:val="Hyperlink"/>
    <w:basedOn w:val="DefaultParagraphFont"/>
    <w:uiPriority w:val="99"/>
    <w:unhideWhenUsed/>
    <w:rsid w:val="00641732"/>
    <w:rPr>
      <w:color w:val="0563C1" w:themeColor="hyperlink"/>
      <w:u w:val="single"/>
    </w:rPr>
  </w:style>
  <w:style w:type="character" w:styleId="UnresolvedMention">
    <w:name w:val="Unresolved Mention"/>
    <w:basedOn w:val="DefaultParagraphFont"/>
    <w:uiPriority w:val="99"/>
    <w:semiHidden/>
    <w:unhideWhenUsed/>
    <w:rsid w:val="0064173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1619BB"/>
    <w:rPr>
      <w:sz w:val="16"/>
      <w:szCs w:val="16"/>
    </w:rPr>
  </w:style>
  <w:style w:type="paragraph" w:styleId="CommentText">
    <w:name w:val="annotation text"/>
    <w:basedOn w:val="Normal"/>
    <w:link w:val="CommentTextChar"/>
    <w:uiPriority w:val="99"/>
    <w:unhideWhenUsed/>
    <w:rsid w:val="001619BB"/>
    <w:pPr>
      <w:spacing w:line="240" w:lineRule="auto"/>
    </w:pPr>
    <w:rPr>
      <w:sz w:val="20"/>
      <w:szCs w:val="20"/>
    </w:rPr>
  </w:style>
  <w:style w:type="character" w:customStyle="1" w:styleId="CommentTextChar">
    <w:name w:val="Comment Text Char"/>
    <w:basedOn w:val="DefaultParagraphFont"/>
    <w:link w:val="CommentText"/>
    <w:uiPriority w:val="99"/>
    <w:rsid w:val="001619BB"/>
    <w:rPr>
      <w:sz w:val="20"/>
      <w:szCs w:val="20"/>
    </w:rPr>
  </w:style>
  <w:style w:type="paragraph" w:styleId="CommentSubject">
    <w:name w:val="annotation subject"/>
    <w:basedOn w:val="CommentText"/>
    <w:next w:val="CommentText"/>
    <w:link w:val="CommentSubjectChar"/>
    <w:uiPriority w:val="99"/>
    <w:semiHidden/>
    <w:unhideWhenUsed/>
    <w:rsid w:val="001619BB"/>
    <w:rPr>
      <w:b/>
      <w:bCs/>
    </w:rPr>
  </w:style>
  <w:style w:type="character" w:customStyle="1" w:styleId="CommentSubjectChar">
    <w:name w:val="Comment Subject Char"/>
    <w:basedOn w:val="CommentTextChar"/>
    <w:link w:val="CommentSubject"/>
    <w:uiPriority w:val="99"/>
    <w:semiHidden/>
    <w:rsid w:val="001619BB"/>
    <w:rPr>
      <w:b/>
      <w:bCs/>
      <w:sz w:val="20"/>
      <w:szCs w:val="20"/>
    </w:rPr>
  </w:style>
  <w:style w:type="table" w:styleId="TableGrid">
    <w:name w:val="Table Grid"/>
    <w:basedOn w:val="TableNormal"/>
    <w:uiPriority w:val="39"/>
    <w:rsid w:val="0071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55E9"/>
    <w:pPr>
      <w:ind w:left="720"/>
      <w:contextualSpacing/>
    </w:pPr>
    <w:rPr>
      <w:rFonts w:asciiTheme="minorHAnsi" w:eastAsiaTheme="minorHAnsi" w:hAnsiTheme="minorHAnsi" w:cstheme="minorBidi"/>
      <w:lang w:eastAsia="en-US"/>
    </w:rPr>
  </w:style>
  <w:style w:type="paragraph" w:styleId="FootnoteText">
    <w:name w:val="footnote text"/>
    <w:basedOn w:val="Normal"/>
    <w:link w:val="FootnoteTextChar"/>
    <w:uiPriority w:val="99"/>
    <w:semiHidden/>
    <w:unhideWhenUsed/>
    <w:rsid w:val="007555E9"/>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7555E9"/>
    <w:rPr>
      <w:rFonts w:asciiTheme="minorHAnsi" w:eastAsiaTheme="minorHAnsi" w:hAnsiTheme="minorHAnsi" w:cstheme="minorBidi"/>
      <w:sz w:val="20"/>
      <w:szCs w:val="20"/>
      <w:lang w:eastAsia="en-US"/>
    </w:rPr>
  </w:style>
  <w:style w:type="paragraph" w:styleId="Caption">
    <w:name w:val="caption"/>
    <w:basedOn w:val="Normal"/>
    <w:next w:val="Normal"/>
    <w:uiPriority w:val="35"/>
    <w:unhideWhenUsed/>
    <w:qFormat/>
    <w:rsid w:val="007555E9"/>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Revision">
    <w:name w:val="Revision"/>
    <w:hidden/>
    <w:uiPriority w:val="99"/>
    <w:semiHidden/>
    <w:rsid w:val="00D91DC4"/>
    <w:pPr>
      <w:spacing w:after="0" w:line="240" w:lineRule="auto"/>
    </w:pPr>
  </w:style>
  <w:style w:type="paragraph" w:styleId="Header">
    <w:name w:val="header"/>
    <w:basedOn w:val="Normal"/>
    <w:link w:val="HeaderChar"/>
    <w:uiPriority w:val="99"/>
    <w:unhideWhenUsed/>
    <w:rsid w:val="00633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8B3"/>
  </w:style>
  <w:style w:type="paragraph" w:styleId="Footer">
    <w:name w:val="footer"/>
    <w:basedOn w:val="Normal"/>
    <w:link w:val="FooterChar"/>
    <w:uiPriority w:val="99"/>
    <w:unhideWhenUsed/>
    <w:rsid w:val="00633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8B3"/>
  </w:style>
  <w:style w:type="character" w:styleId="PlaceholderText">
    <w:name w:val="Placeholder Text"/>
    <w:basedOn w:val="DefaultParagraphFont"/>
    <w:uiPriority w:val="99"/>
    <w:semiHidden/>
    <w:rsid w:val="008054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5288">
      <w:bodyDiv w:val="1"/>
      <w:marLeft w:val="0"/>
      <w:marRight w:val="0"/>
      <w:marTop w:val="0"/>
      <w:marBottom w:val="0"/>
      <w:divBdr>
        <w:top w:val="none" w:sz="0" w:space="0" w:color="auto"/>
        <w:left w:val="none" w:sz="0" w:space="0" w:color="auto"/>
        <w:bottom w:val="none" w:sz="0" w:space="0" w:color="auto"/>
        <w:right w:val="none" w:sz="0" w:space="0" w:color="auto"/>
      </w:divBdr>
      <w:divsChild>
        <w:div w:id="1839340827">
          <w:marLeft w:val="0"/>
          <w:marRight w:val="0"/>
          <w:marTop w:val="0"/>
          <w:marBottom w:val="0"/>
          <w:divBdr>
            <w:top w:val="none" w:sz="0" w:space="0" w:color="auto"/>
            <w:left w:val="none" w:sz="0" w:space="0" w:color="auto"/>
            <w:bottom w:val="none" w:sz="0" w:space="0" w:color="auto"/>
            <w:right w:val="none" w:sz="0" w:space="0" w:color="auto"/>
          </w:divBdr>
        </w:div>
      </w:divsChild>
    </w:div>
    <w:div w:id="490753174">
      <w:bodyDiv w:val="1"/>
      <w:marLeft w:val="0"/>
      <w:marRight w:val="0"/>
      <w:marTop w:val="0"/>
      <w:marBottom w:val="0"/>
      <w:divBdr>
        <w:top w:val="none" w:sz="0" w:space="0" w:color="auto"/>
        <w:left w:val="none" w:sz="0" w:space="0" w:color="auto"/>
        <w:bottom w:val="none" w:sz="0" w:space="0" w:color="auto"/>
        <w:right w:val="none" w:sz="0" w:space="0" w:color="auto"/>
      </w:divBdr>
    </w:div>
    <w:div w:id="729038991">
      <w:bodyDiv w:val="1"/>
      <w:marLeft w:val="0"/>
      <w:marRight w:val="0"/>
      <w:marTop w:val="0"/>
      <w:marBottom w:val="0"/>
      <w:divBdr>
        <w:top w:val="none" w:sz="0" w:space="0" w:color="auto"/>
        <w:left w:val="none" w:sz="0" w:space="0" w:color="auto"/>
        <w:bottom w:val="none" w:sz="0" w:space="0" w:color="auto"/>
        <w:right w:val="none" w:sz="0" w:space="0" w:color="auto"/>
      </w:divBdr>
    </w:div>
    <w:div w:id="858347655">
      <w:bodyDiv w:val="1"/>
      <w:marLeft w:val="0"/>
      <w:marRight w:val="0"/>
      <w:marTop w:val="0"/>
      <w:marBottom w:val="0"/>
      <w:divBdr>
        <w:top w:val="none" w:sz="0" w:space="0" w:color="auto"/>
        <w:left w:val="none" w:sz="0" w:space="0" w:color="auto"/>
        <w:bottom w:val="none" w:sz="0" w:space="0" w:color="auto"/>
        <w:right w:val="none" w:sz="0" w:space="0" w:color="auto"/>
      </w:divBdr>
    </w:div>
    <w:div w:id="1408381822">
      <w:bodyDiv w:val="1"/>
      <w:marLeft w:val="0"/>
      <w:marRight w:val="0"/>
      <w:marTop w:val="0"/>
      <w:marBottom w:val="0"/>
      <w:divBdr>
        <w:top w:val="none" w:sz="0" w:space="0" w:color="auto"/>
        <w:left w:val="none" w:sz="0" w:space="0" w:color="auto"/>
        <w:bottom w:val="none" w:sz="0" w:space="0" w:color="auto"/>
        <w:right w:val="none" w:sz="0" w:space="0" w:color="auto"/>
      </w:divBdr>
      <w:divsChild>
        <w:div w:id="650646398">
          <w:marLeft w:val="0"/>
          <w:marRight w:val="0"/>
          <w:marTop w:val="0"/>
          <w:marBottom w:val="0"/>
          <w:divBdr>
            <w:top w:val="none" w:sz="0" w:space="0" w:color="auto"/>
            <w:left w:val="none" w:sz="0" w:space="0" w:color="auto"/>
            <w:bottom w:val="none" w:sz="0" w:space="0" w:color="auto"/>
            <w:right w:val="none" w:sz="0" w:space="0" w:color="auto"/>
          </w:divBdr>
        </w:div>
      </w:divsChild>
    </w:div>
    <w:div w:id="1630628648">
      <w:bodyDiv w:val="1"/>
      <w:marLeft w:val="0"/>
      <w:marRight w:val="0"/>
      <w:marTop w:val="0"/>
      <w:marBottom w:val="0"/>
      <w:divBdr>
        <w:top w:val="none" w:sz="0" w:space="0" w:color="auto"/>
        <w:left w:val="none" w:sz="0" w:space="0" w:color="auto"/>
        <w:bottom w:val="none" w:sz="0" w:space="0" w:color="auto"/>
        <w:right w:val="none" w:sz="0" w:space="0" w:color="auto"/>
      </w:divBdr>
    </w:div>
    <w:div w:id="1725524963">
      <w:bodyDiv w:val="1"/>
      <w:marLeft w:val="0"/>
      <w:marRight w:val="0"/>
      <w:marTop w:val="0"/>
      <w:marBottom w:val="0"/>
      <w:divBdr>
        <w:top w:val="none" w:sz="0" w:space="0" w:color="auto"/>
        <w:left w:val="none" w:sz="0" w:space="0" w:color="auto"/>
        <w:bottom w:val="none" w:sz="0" w:space="0" w:color="auto"/>
        <w:right w:val="none" w:sz="0" w:space="0" w:color="auto"/>
      </w:divBdr>
    </w:div>
    <w:div w:id="1798327586">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95399377">
      <w:bodyDiv w:val="1"/>
      <w:marLeft w:val="0"/>
      <w:marRight w:val="0"/>
      <w:marTop w:val="0"/>
      <w:marBottom w:val="0"/>
      <w:divBdr>
        <w:top w:val="none" w:sz="0" w:space="0" w:color="auto"/>
        <w:left w:val="none" w:sz="0" w:space="0" w:color="auto"/>
        <w:bottom w:val="none" w:sz="0" w:space="0" w:color="auto"/>
        <w:right w:val="none" w:sz="0" w:space="0" w:color="auto"/>
      </w:divBdr>
      <w:divsChild>
        <w:div w:id="1698584007">
          <w:marLeft w:val="480"/>
          <w:marRight w:val="0"/>
          <w:marTop w:val="0"/>
          <w:marBottom w:val="0"/>
          <w:divBdr>
            <w:top w:val="none" w:sz="0" w:space="0" w:color="auto"/>
            <w:left w:val="none" w:sz="0" w:space="0" w:color="auto"/>
            <w:bottom w:val="none" w:sz="0" w:space="0" w:color="auto"/>
            <w:right w:val="none" w:sz="0" w:space="0" w:color="auto"/>
          </w:divBdr>
        </w:div>
        <w:div w:id="1131438354">
          <w:marLeft w:val="480"/>
          <w:marRight w:val="0"/>
          <w:marTop w:val="0"/>
          <w:marBottom w:val="0"/>
          <w:divBdr>
            <w:top w:val="none" w:sz="0" w:space="0" w:color="auto"/>
            <w:left w:val="none" w:sz="0" w:space="0" w:color="auto"/>
            <w:bottom w:val="none" w:sz="0" w:space="0" w:color="auto"/>
            <w:right w:val="none" w:sz="0" w:space="0" w:color="auto"/>
          </w:divBdr>
        </w:div>
        <w:div w:id="172650031">
          <w:marLeft w:val="480"/>
          <w:marRight w:val="0"/>
          <w:marTop w:val="0"/>
          <w:marBottom w:val="0"/>
          <w:divBdr>
            <w:top w:val="none" w:sz="0" w:space="0" w:color="auto"/>
            <w:left w:val="none" w:sz="0" w:space="0" w:color="auto"/>
            <w:bottom w:val="none" w:sz="0" w:space="0" w:color="auto"/>
            <w:right w:val="none" w:sz="0" w:space="0" w:color="auto"/>
          </w:divBdr>
        </w:div>
        <w:div w:id="606038520">
          <w:marLeft w:val="480"/>
          <w:marRight w:val="0"/>
          <w:marTop w:val="0"/>
          <w:marBottom w:val="0"/>
          <w:divBdr>
            <w:top w:val="none" w:sz="0" w:space="0" w:color="auto"/>
            <w:left w:val="none" w:sz="0" w:space="0" w:color="auto"/>
            <w:bottom w:val="none" w:sz="0" w:space="0" w:color="auto"/>
            <w:right w:val="none" w:sz="0" w:space="0" w:color="auto"/>
          </w:divBdr>
        </w:div>
        <w:div w:id="1878421302">
          <w:marLeft w:val="480"/>
          <w:marRight w:val="0"/>
          <w:marTop w:val="0"/>
          <w:marBottom w:val="0"/>
          <w:divBdr>
            <w:top w:val="none" w:sz="0" w:space="0" w:color="auto"/>
            <w:left w:val="none" w:sz="0" w:space="0" w:color="auto"/>
            <w:bottom w:val="none" w:sz="0" w:space="0" w:color="auto"/>
            <w:right w:val="none" w:sz="0" w:space="0" w:color="auto"/>
          </w:divBdr>
        </w:div>
        <w:div w:id="172646848">
          <w:marLeft w:val="480"/>
          <w:marRight w:val="0"/>
          <w:marTop w:val="0"/>
          <w:marBottom w:val="0"/>
          <w:divBdr>
            <w:top w:val="none" w:sz="0" w:space="0" w:color="auto"/>
            <w:left w:val="none" w:sz="0" w:space="0" w:color="auto"/>
            <w:bottom w:val="none" w:sz="0" w:space="0" w:color="auto"/>
            <w:right w:val="none" w:sz="0" w:space="0" w:color="auto"/>
          </w:divBdr>
        </w:div>
        <w:div w:id="428618476">
          <w:marLeft w:val="480"/>
          <w:marRight w:val="0"/>
          <w:marTop w:val="0"/>
          <w:marBottom w:val="0"/>
          <w:divBdr>
            <w:top w:val="none" w:sz="0" w:space="0" w:color="auto"/>
            <w:left w:val="none" w:sz="0" w:space="0" w:color="auto"/>
            <w:bottom w:val="none" w:sz="0" w:space="0" w:color="auto"/>
            <w:right w:val="none" w:sz="0" w:space="0" w:color="auto"/>
          </w:divBdr>
        </w:div>
        <w:div w:id="413866883">
          <w:marLeft w:val="480"/>
          <w:marRight w:val="0"/>
          <w:marTop w:val="0"/>
          <w:marBottom w:val="0"/>
          <w:divBdr>
            <w:top w:val="none" w:sz="0" w:space="0" w:color="auto"/>
            <w:left w:val="none" w:sz="0" w:space="0" w:color="auto"/>
            <w:bottom w:val="none" w:sz="0" w:space="0" w:color="auto"/>
            <w:right w:val="none" w:sz="0" w:space="0" w:color="auto"/>
          </w:divBdr>
        </w:div>
        <w:div w:id="34933640">
          <w:marLeft w:val="480"/>
          <w:marRight w:val="0"/>
          <w:marTop w:val="0"/>
          <w:marBottom w:val="0"/>
          <w:divBdr>
            <w:top w:val="none" w:sz="0" w:space="0" w:color="auto"/>
            <w:left w:val="none" w:sz="0" w:space="0" w:color="auto"/>
            <w:bottom w:val="none" w:sz="0" w:space="0" w:color="auto"/>
            <w:right w:val="none" w:sz="0" w:space="0" w:color="auto"/>
          </w:divBdr>
        </w:div>
        <w:div w:id="1904025986">
          <w:marLeft w:val="480"/>
          <w:marRight w:val="0"/>
          <w:marTop w:val="0"/>
          <w:marBottom w:val="0"/>
          <w:divBdr>
            <w:top w:val="none" w:sz="0" w:space="0" w:color="auto"/>
            <w:left w:val="none" w:sz="0" w:space="0" w:color="auto"/>
            <w:bottom w:val="none" w:sz="0" w:space="0" w:color="auto"/>
            <w:right w:val="none" w:sz="0" w:space="0" w:color="auto"/>
          </w:divBdr>
        </w:div>
        <w:div w:id="179397185">
          <w:marLeft w:val="480"/>
          <w:marRight w:val="0"/>
          <w:marTop w:val="0"/>
          <w:marBottom w:val="0"/>
          <w:divBdr>
            <w:top w:val="none" w:sz="0" w:space="0" w:color="auto"/>
            <w:left w:val="none" w:sz="0" w:space="0" w:color="auto"/>
            <w:bottom w:val="none" w:sz="0" w:space="0" w:color="auto"/>
            <w:right w:val="none" w:sz="0" w:space="0" w:color="auto"/>
          </w:divBdr>
        </w:div>
        <w:div w:id="2058971748">
          <w:marLeft w:val="480"/>
          <w:marRight w:val="0"/>
          <w:marTop w:val="0"/>
          <w:marBottom w:val="0"/>
          <w:divBdr>
            <w:top w:val="none" w:sz="0" w:space="0" w:color="auto"/>
            <w:left w:val="none" w:sz="0" w:space="0" w:color="auto"/>
            <w:bottom w:val="none" w:sz="0" w:space="0" w:color="auto"/>
            <w:right w:val="none" w:sz="0" w:space="0" w:color="auto"/>
          </w:divBdr>
        </w:div>
        <w:div w:id="952904724">
          <w:marLeft w:val="480"/>
          <w:marRight w:val="0"/>
          <w:marTop w:val="0"/>
          <w:marBottom w:val="0"/>
          <w:divBdr>
            <w:top w:val="none" w:sz="0" w:space="0" w:color="auto"/>
            <w:left w:val="none" w:sz="0" w:space="0" w:color="auto"/>
            <w:bottom w:val="none" w:sz="0" w:space="0" w:color="auto"/>
            <w:right w:val="none" w:sz="0" w:space="0" w:color="auto"/>
          </w:divBdr>
        </w:div>
        <w:div w:id="491289340">
          <w:marLeft w:val="480"/>
          <w:marRight w:val="0"/>
          <w:marTop w:val="0"/>
          <w:marBottom w:val="0"/>
          <w:divBdr>
            <w:top w:val="none" w:sz="0" w:space="0" w:color="auto"/>
            <w:left w:val="none" w:sz="0" w:space="0" w:color="auto"/>
            <w:bottom w:val="none" w:sz="0" w:space="0" w:color="auto"/>
            <w:right w:val="none" w:sz="0" w:space="0" w:color="auto"/>
          </w:divBdr>
        </w:div>
        <w:div w:id="1354769171">
          <w:marLeft w:val="480"/>
          <w:marRight w:val="0"/>
          <w:marTop w:val="0"/>
          <w:marBottom w:val="0"/>
          <w:divBdr>
            <w:top w:val="none" w:sz="0" w:space="0" w:color="auto"/>
            <w:left w:val="none" w:sz="0" w:space="0" w:color="auto"/>
            <w:bottom w:val="none" w:sz="0" w:space="0" w:color="auto"/>
            <w:right w:val="none" w:sz="0" w:space="0" w:color="auto"/>
          </w:divBdr>
        </w:div>
        <w:div w:id="517163482">
          <w:marLeft w:val="480"/>
          <w:marRight w:val="0"/>
          <w:marTop w:val="0"/>
          <w:marBottom w:val="0"/>
          <w:divBdr>
            <w:top w:val="none" w:sz="0" w:space="0" w:color="auto"/>
            <w:left w:val="none" w:sz="0" w:space="0" w:color="auto"/>
            <w:bottom w:val="none" w:sz="0" w:space="0" w:color="auto"/>
            <w:right w:val="none" w:sz="0" w:space="0" w:color="auto"/>
          </w:divBdr>
        </w:div>
        <w:div w:id="1299071212">
          <w:marLeft w:val="480"/>
          <w:marRight w:val="0"/>
          <w:marTop w:val="0"/>
          <w:marBottom w:val="0"/>
          <w:divBdr>
            <w:top w:val="none" w:sz="0" w:space="0" w:color="auto"/>
            <w:left w:val="none" w:sz="0" w:space="0" w:color="auto"/>
            <w:bottom w:val="none" w:sz="0" w:space="0" w:color="auto"/>
            <w:right w:val="none" w:sz="0" w:space="0" w:color="auto"/>
          </w:divBdr>
        </w:div>
        <w:div w:id="1246106363">
          <w:marLeft w:val="480"/>
          <w:marRight w:val="0"/>
          <w:marTop w:val="0"/>
          <w:marBottom w:val="0"/>
          <w:divBdr>
            <w:top w:val="none" w:sz="0" w:space="0" w:color="auto"/>
            <w:left w:val="none" w:sz="0" w:space="0" w:color="auto"/>
            <w:bottom w:val="none" w:sz="0" w:space="0" w:color="auto"/>
            <w:right w:val="none" w:sz="0" w:space="0" w:color="auto"/>
          </w:divBdr>
        </w:div>
        <w:div w:id="1017584295">
          <w:marLeft w:val="480"/>
          <w:marRight w:val="0"/>
          <w:marTop w:val="0"/>
          <w:marBottom w:val="0"/>
          <w:divBdr>
            <w:top w:val="none" w:sz="0" w:space="0" w:color="auto"/>
            <w:left w:val="none" w:sz="0" w:space="0" w:color="auto"/>
            <w:bottom w:val="none" w:sz="0" w:space="0" w:color="auto"/>
            <w:right w:val="none" w:sz="0" w:space="0" w:color="auto"/>
          </w:divBdr>
        </w:div>
        <w:div w:id="2100901158">
          <w:marLeft w:val="480"/>
          <w:marRight w:val="0"/>
          <w:marTop w:val="0"/>
          <w:marBottom w:val="0"/>
          <w:divBdr>
            <w:top w:val="none" w:sz="0" w:space="0" w:color="auto"/>
            <w:left w:val="none" w:sz="0" w:space="0" w:color="auto"/>
            <w:bottom w:val="none" w:sz="0" w:space="0" w:color="auto"/>
            <w:right w:val="none" w:sz="0" w:space="0" w:color="auto"/>
          </w:divBdr>
        </w:div>
        <w:div w:id="243806018">
          <w:marLeft w:val="480"/>
          <w:marRight w:val="0"/>
          <w:marTop w:val="0"/>
          <w:marBottom w:val="0"/>
          <w:divBdr>
            <w:top w:val="none" w:sz="0" w:space="0" w:color="auto"/>
            <w:left w:val="none" w:sz="0" w:space="0" w:color="auto"/>
            <w:bottom w:val="none" w:sz="0" w:space="0" w:color="auto"/>
            <w:right w:val="none" w:sz="0" w:space="0" w:color="auto"/>
          </w:divBdr>
        </w:div>
        <w:div w:id="2108765710">
          <w:marLeft w:val="480"/>
          <w:marRight w:val="0"/>
          <w:marTop w:val="0"/>
          <w:marBottom w:val="0"/>
          <w:divBdr>
            <w:top w:val="none" w:sz="0" w:space="0" w:color="auto"/>
            <w:left w:val="none" w:sz="0" w:space="0" w:color="auto"/>
            <w:bottom w:val="none" w:sz="0" w:space="0" w:color="auto"/>
            <w:right w:val="none" w:sz="0" w:space="0" w:color="auto"/>
          </w:divBdr>
        </w:div>
        <w:div w:id="1170946231">
          <w:marLeft w:val="480"/>
          <w:marRight w:val="0"/>
          <w:marTop w:val="0"/>
          <w:marBottom w:val="0"/>
          <w:divBdr>
            <w:top w:val="none" w:sz="0" w:space="0" w:color="auto"/>
            <w:left w:val="none" w:sz="0" w:space="0" w:color="auto"/>
            <w:bottom w:val="none" w:sz="0" w:space="0" w:color="auto"/>
            <w:right w:val="none" w:sz="0" w:space="0" w:color="auto"/>
          </w:divBdr>
        </w:div>
        <w:div w:id="1780955690">
          <w:marLeft w:val="480"/>
          <w:marRight w:val="0"/>
          <w:marTop w:val="0"/>
          <w:marBottom w:val="0"/>
          <w:divBdr>
            <w:top w:val="none" w:sz="0" w:space="0" w:color="auto"/>
            <w:left w:val="none" w:sz="0" w:space="0" w:color="auto"/>
            <w:bottom w:val="none" w:sz="0" w:space="0" w:color="auto"/>
            <w:right w:val="none" w:sz="0" w:space="0" w:color="auto"/>
          </w:divBdr>
        </w:div>
        <w:div w:id="50931126">
          <w:marLeft w:val="480"/>
          <w:marRight w:val="0"/>
          <w:marTop w:val="0"/>
          <w:marBottom w:val="0"/>
          <w:divBdr>
            <w:top w:val="none" w:sz="0" w:space="0" w:color="auto"/>
            <w:left w:val="none" w:sz="0" w:space="0" w:color="auto"/>
            <w:bottom w:val="none" w:sz="0" w:space="0" w:color="auto"/>
            <w:right w:val="none" w:sz="0" w:space="0" w:color="auto"/>
          </w:divBdr>
        </w:div>
        <w:div w:id="955332818">
          <w:marLeft w:val="480"/>
          <w:marRight w:val="0"/>
          <w:marTop w:val="0"/>
          <w:marBottom w:val="0"/>
          <w:divBdr>
            <w:top w:val="none" w:sz="0" w:space="0" w:color="auto"/>
            <w:left w:val="none" w:sz="0" w:space="0" w:color="auto"/>
            <w:bottom w:val="none" w:sz="0" w:space="0" w:color="auto"/>
            <w:right w:val="none" w:sz="0" w:space="0" w:color="auto"/>
          </w:divBdr>
        </w:div>
        <w:div w:id="1556964040">
          <w:marLeft w:val="480"/>
          <w:marRight w:val="0"/>
          <w:marTop w:val="0"/>
          <w:marBottom w:val="0"/>
          <w:divBdr>
            <w:top w:val="none" w:sz="0" w:space="0" w:color="auto"/>
            <w:left w:val="none" w:sz="0" w:space="0" w:color="auto"/>
            <w:bottom w:val="none" w:sz="0" w:space="0" w:color="auto"/>
            <w:right w:val="none" w:sz="0" w:space="0" w:color="auto"/>
          </w:divBdr>
        </w:div>
        <w:div w:id="963845899">
          <w:marLeft w:val="480"/>
          <w:marRight w:val="0"/>
          <w:marTop w:val="0"/>
          <w:marBottom w:val="0"/>
          <w:divBdr>
            <w:top w:val="none" w:sz="0" w:space="0" w:color="auto"/>
            <w:left w:val="none" w:sz="0" w:space="0" w:color="auto"/>
            <w:bottom w:val="none" w:sz="0" w:space="0" w:color="auto"/>
            <w:right w:val="none" w:sz="0" w:space="0" w:color="auto"/>
          </w:divBdr>
        </w:div>
        <w:div w:id="175289606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scelibrary.org/doi/10.1061/%28ASCE%29NH.1527-6996.000053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B6603AD-6635-4E44-A014-F328ACF61E28}"/>
      </w:docPartPr>
      <w:docPartBody>
        <w:p w:rsidR="00407124" w:rsidRDefault="002E724F">
          <w:r w:rsidRPr="00EF7E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4F"/>
    <w:rsid w:val="0001031F"/>
    <w:rsid w:val="00043616"/>
    <w:rsid w:val="000465CA"/>
    <w:rsid w:val="000554E5"/>
    <w:rsid w:val="00085CD0"/>
    <w:rsid w:val="002E724F"/>
    <w:rsid w:val="00407124"/>
    <w:rsid w:val="00456417"/>
    <w:rsid w:val="0045668D"/>
    <w:rsid w:val="004976EE"/>
    <w:rsid w:val="004C26D6"/>
    <w:rsid w:val="005E57CF"/>
    <w:rsid w:val="0067133E"/>
    <w:rsid w:val="00875151"/>
    <w:rsid w:val="008833A5"/>
    <w:rsid w:val="00917810"/>
    <w:rsid w:val="00AB2D86"/>
    <w:rsid w:val="00B02358"/>
    <w:rsid w:val="00B926F8"/>
    <w:rsid w:val="00BA29AD"/>
    <w:rsid w:val="00BC132E"/>
    <w:rsid w:val="00D51CAD"/>
    <w:rsid w:val="00DB02B8"/>
    <w:rsid w:val="00E70564"/>
    <w:rsid w:val="00EC35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724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529275-C834-4879-A58C-E966D02E1AF7}">
  <we:reference id="f78a3046-9e99-4300-aa2b-5814002b01a2" version="1.46.0.0" store="EXCatalog" storeType="EXCatalog"/>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Book</b:SourceType>
    <b:Title>Disaster Risk Management in the Republic of Korea</b:Title>
    <b:Year>2018</b:Year>
    <b:StandardNumber>978-981-10-4788-6</b:StandardNumber>
    <b:Publisher>Springer Singapore</b:Publisher>
    <b:Author>
      <b:Author>
        <b:NameList>
          <b:Person>
            <b:First>Yong-kyun</b:First>
            <b:Last>Kim</b:Last>
          </b:Person>
          <b:Person>
            <b:First>Hong-Gyoo</b:First>
            <b:Last>Sohn</b:Last>
          </b:Person>
        </b:NameList>
      </b:Author>
      <b:Editor>
        <b:NameList>
				</b:NameList>
      </b:Editor>
    </b:Author>
    <b:URL>http://link.springer.com/10.1007/978-981-10-4789-3</b:URL>
    <b:City>Singapore</b:City>
    <b:Tag>disaster-risk-management-in-the-republic-of-korea</b:Tag>
    <b:RefOrder>1</b:RefOrder>
  </b:Source>
  <b:Source>
    <b:SourceType>Journal Article</b:SourceType>
    <b:Title>Why Do Machine Learning Practitioners Still Use Manual Tuning? A Qualitative Study</b:Title>
    <b:Year>2022</b:Year>
    <b:Month>3</b:Month>
    <b:Author>
      <b:Author>
        <b:NameList>
          <b:Person>
            <b:First>Niklas</b:First>
            <b:Last>Hasebrook</b:Last>
          </b:Person>
          <b:Person>
            <b:First>Felix</b:First>
            <b:Last>Morsbach</b:Last>
          </b:Person>
          <b:Person>
            <b:First>Niclas</b:First>
            <b:Last>Kannengießer</b:Last>
          </b:Person>
          <b:Person>
            <b:First>Jörg</b:First>
            <b:Last>Franke</b:Last>
          </b:Person>
          <b:Person>
            <b:First>Frank</b:First>
            <b:Last>Hutter</b:Last>
          </b:Person>
          <b:Person>
            <b:First>Ali</b:First>
            <b:Last>Sunyaev</b:Last>
          </b:Person>
        </b:NameList>
      </b:Author>
      <b:Editor>
        <b:NameList>
				</b:NameList>
      </b:Editor>
    </b:Author>
    <b:URL>http://arxiv.org/abs/2203.01717</b:URL>
    <b:Tag>why-do-machine-learning-practitioners-still-use-manual-tuning?-a-qualitative-study</b:Tag>
    <b:RefOrder>2</b:RefOrder>
  </b:Source>
  <b:Source>
    <b:SourceType>Journal Article</b:SourceType>
    <b:Title>The effect of cold waves on mortality in urban and rural areas of Madrid</b:Title>
    <b:Year>2021</b:Year>
    <b:Month>12</b:Month>
    <b:StandardNumber>21904715</b:StandardNumber>
    <b:Publisher>Springer Science and Business Media Deutschland GmbH</b:Publisher>
    <b:JournalName>Environmental Sciences Europe</b:JournalName>
    <b:Volume>33</b:Volume>
    <b:Issue>1</b:Issue>
    <b:Author>
      <b:Author>
        <b:NameList>
          <b:Person>
            <b:First>José Antonio</b:First>
            <b:Last>López-Bueno</b:Last>
          </b:Person>
          <b:Person>
            <b:First>Miguel Ángel</b:First>
            <b:Last>Navas-Martín</b:Last>
          </b:Person>
          <b:Person>
            <b:First>Julio</b:First>
            <b:Last>Díaz</b:Last>
          </b:Person>
          <b:Person>
            <b:First>Isidro Juan</b:First>
            <b:Last>Mirón</b:Last>
          </b:Person>
          <b:Person>
            <b:First>María Yolanda</b:First>
            <b:Last>Luna</b:Last>
          </b:Person>
          <b:Person>
            <b:First>Gerardo</b:First>
            <b:Last>Sánchez-Martínez</b:Last>
          </b:Person>
          <b:Person>
            <b:First>Dante</b:First>
            <b:Last>Culqui</b:Last>
          </b:Person>
          <b:Person>
            <b:First>Cristina</b:First>
            <b:Last>Linares</b:Last>
          </b:Person>
        </b:NameList>
      </b:Author>
      <b:Editor>
        <b:NameList>
				</b:NameList>
      </b:Editor>
    </b:Author>
    <b:Tag>the-effect-of-cold-waves-on-mortality-in-urban-and-rural-areas-of-madrid</b:Tag>
    <b:RefOrder>3</b:RefOrder>
  </b:Source>
  <b:Source>
    <b:SourceType>Journal Article</b:SourceType>
    <b:Title>Stop going around in circles: towards a reconceptualisation of disaster risk management phases</b:Title>
    <b:Year>2021</b:Year>
    <b:Month>10</b:Month>
    <b:StandardNumber>0965-3562</b:StandardNumber>
    <b:Pages>525-537</b:Pages>
    <b:JournalName>Disaster Prevention and Management: An International Journal</b:JournalName>
    <b:Volume>30</b:Volume>
    <b:Issue>4/5</b:Issue>
    <b:Author>
      <b:Author>
        <b:NameList>
          <b:Person>
            <b:First>Lee</b:First>
            <b:Last>Bosher</b:Last>
          </b:Person>
          <b:Person>
            <b:First>Ksenia</b:First>
            <b:Last>Chmutina</b:Last>
          </b:Person>
          <b:Person>
            <b:First>Dewald</b:First>
            <b:Last>van Niekerk</b:Last>
          </b:Person>
        </b:NameList>
      </b:Author>
      <b:Editor>
        <b:NameList>
				</b:NameList>
      </b:Editor>
    </b:Author>
    <b:Tag>stop-going-around-in-circles:-towards-a-reconceptualisation-of-disaster-risk-management-phases</b:Tag>
    <b:RefOrder>4</b:RefOrder>
  </b:Source>
  <b:Source>
    <b:SourceType>Journal Article</b:SourceType>
    <b:Title>Research progress on deprivation costs in humanitarian logistics</b:Title>
    <b:Year>2020</b:Year>
    <b:Month>1</b:Month>
    <b:StandardNumber>22124209</b:StandardNumber>
    <b:Pages>101343</b:Pages>
    <b:JournalName>International Journal of Disaster Risk Reduction</b:JournalName>
    <b:Volume>42</b:Volume>
    <b:Author>
      <b:Author>
        <b:NameList>
          <b:Person>
            <b:First>Jianfang</b:First>
            <b:Last>Shao</b:Last>
          </b:Person>
          <b:Person>
            <b:First>Xihui</b:First>
            <b:Last>Wang</b:Last>
          </b:Person>
          <b:Person>
            <b:First>Changyong</b:First>
            <b:Last>Liang</b:Last>
          </b:Person>
          <b:Person>
            <b:First>Jose</b:First>
            <b:Last>Holguín-Veras</b:Last>
          </b:Person>
        </b:NameList>
      </b:Author>
      <b:Editor>
        <b:NameList>
				</b:NameList>
      </b:Editor>
    </b:Author>
    <b:Tag>research-progress-on-deprivation-costs-in-humanitarian-logistics</b:Tag>
    <b:RefOrder>5</b:RefOrder>
  </b:Source>
  <b:Source>
    <b:SourceType>Journal Article</b:SourceType>
    <b:Title>Regularization and variable selection via the elastic net</b:Title>
    <b:Year>2005</b:Year>
    <b:Month>4</b:Month>
    <b:StandardNumber>1369-7412</b:StandardNumber>
    <b:Pages>301-320</b:Pages>
    <b:JournalName>Journal of the Royal Statistical Society: Series B (Statistical Methodology)</b:JournalName>
    <b:Volume>67</b:Volume>
    <b:Issue>2</b:Issue>
    <b:Author>
      <b:Author>
        <b:NameList>
          <b:Person>
            <b:First>Hui</b:First>
            <b:Last>Zou</b:Last>
          </b:Person>
          <b:Person>
            <b:First>Trevor</b:First>
            <b:Last>Hastie</b:Last>
          </b:Person>
        </b:NameList>
      </b:Author>
      <b:Editor>
        <b:NameList>
				</b:NameList>
      </b:Editor>
    </b:Author>
    <b:Tag>regularization-and-variable-selection-via-the-elastic-net</b:Tag>
    <b:RefOrder>6</b:RefOrder>
  </b:Source>
  <b:Source>
    <b:SourceType>Journal Article</b:SourceType>
    <b:Title>Principles of Emergency Planning and Management</b:Title>
    <b:Year>2003</b:Year>
    <b:Month>4</b:Month>
    <b:StandardNumber>1460-3799</b:StandardNumber>
    <b:Publisher>Springer Science and Business Media LLC</b:Publisher>
    <b:Pages>67-67</b:Pages>
    <b:JournalName>Risk Management</b:JournalName>
    <b:Volume>5</b:Volume>
    <b:Issue>2</b:Issue>
    <b:Author>
      <b:Author>
        <b:NameList>
          <b:Person>
            <b:First>Paul</b:First>
            <b:Last>Shrivastava</b:Last>
          </b:Person>
        </b:NameList>
      </b:Author>
      <b:Editor>
        <b:NameList>
				</b:NameList>
      </b:Editor>
    </b:Author>
    <b:Tag>principles-of-emergency-planning-and-management</b:Tag>
    <b:RefOrder>7</b:RefOrder>
  </b:Source>
  <b:Source>
    <b:SourceType>generic</b:SourceType>
    <b:Title>Perspectives on education, children and young people in disaster risk reduction</b:Title>
    <b:Year>2015</b:Year>
    <b:Month>12</b:Month>
    <b:StandardNumber>22124209</b:StandardNumber>
    <b:Publisher>Elsevier Ltd</b:Publisher>
    <b:Pages>108-114</b:Pages>
    <b:JournalName>International Journal of Disaster Risk Reduction</b:JournalName>
    <b:Volume>14</b:Volume>
    <b:Author>
      <b:Author>
        <b:NameList>
          <b:Person>
            <b:First>Jennifer</b:First>
            <b:Last>Tatebe</b:Last>
          </b:Person>
          <b:Person>
            <b:First>Carol</b:First>
            <b:Last>Mutch</b:Last>
          </b:Person>
        </b:NameList>
      </b:Author>
      <b:Editor>
        <b:NameList>
				</b:NameList>
      </b:Editor>
    </b:Author>
    <b:Tag>perspectives-on-education,-children-and-young-people-in-disaster-risk-reduction</b:Tag>
    <b:RefOrder>8</b:RefOrder>
  </b:Source>
  <b:Source>
    <b:SourceType>Journal Article</b:SourceType>
    <b:Title>On the appropriate objective function for post-disaster humanitarian logistics models</b:Title>
    <b:Year>2013</b:Year>
    <b:Month>7</b:Month>
    <b:StandardNumber>02726963</b:StandardNumber>
    <b:Pages>262-280</b:Pages>
    <b:JournalName>Journal of Operations Management</b:JournalName>
    <b:Volume>31</b:Volume>
    <b:Issue>5</b:Issue>
    <b:Author>
      <b:Author>
        <b:NameList>
          <b:Person>
            <b:First>José</b:First>
            <b:Last>Holguín-Veras</b:Last>
          </b:Person>
          <b:Person>
            <b:First>Noel</b:First>
            <b:Last>Pérez</b:Last>
          </b:Person>
          <b:Person>
            <b:First>Miguel</b:First>
            <b:Last>Jaller</b:Last>
          </b:Person>
          <b:Person>
            <b:First>Luk N.</b:First>
            <b:Last>Van Wassenhove</b:Last>
          </b:Person>
          <b:Person>
            <b:First>Felipe</b:First>
            <b:Last>Aros-Vera</b:Last>
          </b:Person>
        </b:NameList>
      </b:Author>
      <b:Editor>
        <b:NameList>
				</b:NameList>
      </b:Editor>
    </b:Author>
    <b:Tag>on-the-appropriate-objective-function-for-post-disaster-humanitarian-logistics-models</b:Tag>
    <b:RefOrder>9</b:RefOrder>
  </b:Source>
  <b:Source>
    <b:SourceType>Journal Article</b:SourceType>
    <b:Title>On hyperparameter optimization of machine learning algorithms: Theory and practice</b:Title>
    <b:Year>2020</b:Year>
    <b:Month>11</b:Month>
    <b:StandardNumber>18728286</b:StandardNumber>
    <b:Publisher>Elsevier B.V.</b:Publisher>
    <b:Pages>295-316</b:Pages>
    <b:JournalName>Neurocomputing</b:JournalName>
    <b:Volume>415</b:Volume>
    <b:Author>
      <b:Author>
        <b:NameList>
          <b:Person>
            <b:First>Li</b:First>
            <b:Last>Yang</b:Last>
          </b:Person>
          <b:Person>
            <b:First>Abdallah</b:First>
            <b:Last>Shami</b:Last>
          </b:Person>
        </b:NameList>
      </b:Author>
      <b:Editor>
        <b:NameList>
				</b:NameList>
      </b:Editor>
    </b:Author>
    <b:Tag>on-hyperparameter-optimization-of-machine-learning-algorithms:-theory-and-practice</b:Tag>
    <b:RefOrder>10</b:RefOrder>
  </b:Source>
  <b:Source>
    <b:SourceType>Journal Article</b:SourceType>
    <b:Title>Monitoring and understanding changes in heat waves, cold waves, floods, and droughts in the United States: State of knowledge</b:Title>
    <b:Year>2013</b:Year>
    <b:Month>6</b:Month>
    <b:StandardNumber>00030007</b:StandardNumber>
    <b:Pages>821-834</b:Pages>
    <b:JournalName>Bulletin of the American Meteorological Society</b:JournalName>
    <b:Volume>94</b:Volume>
    <b:Issue>6</b:Issue>
    <b:Author>
      <b:Author>
        <b:NameList>
          <b:Person>
            <b:First>Thomas C.</b:First>
            <b:Last>Peterson</b:Last>
          </b:Person>
          <b:Person>
            <b:First>Richard R.</b:First>
            <b:Last>Heim</b:Last>
          </b:Person>
          <b:Person>
            <b:First>Robert</b:First>
            <b:Last>Hirsch</b:Last>
          </b:Person>
          <b:Person>
            <b:First>Dale P.</b:First>
            <b:Last>Kaiser</b:Last>
          </b:Person>
          <b:Person>
            <b:First>Harold</b:First>
            <b:Last>Brooks</b:Last>
          </b:Person>
          <b:Person>
            <b:First>Noah S.</b:First>
            <b:Last>Diffenbaugh</b:Last>
          </b:Person>
          <b:Person>
            <b:First>Randall M.</b:First>
            <b:Last>Dole</b:Last>
          </b:Person>
          <b:Person>
            <b:First>Jason P.</b:First>
            <b:Last>Giovannettone</b:Last>
          </b:Person>
          <b:Person>
            <b:First>Kristen</b:First>
            <b:Last>Guirguis</b:Last>
          </b:Person>
          <b:Person>
            <b:First>Thomas R.</b:First>
            <b:Last>Karl</b:Last>
          </b:Person>
          <b:Person>
            <b:First>Richard W.</b:First>
            <b:Last>Katz</b:Last>
          </b:Person>
          <b:Person>
            <b:First>Kenneth</b:First>
            <b:Last>Kunkel</b:Last>
          </b:Person>
          <b:Person>
            <b:First>Dennis</b:First>
            <b:Last>Lettenmaier</b:Last>
          </b:Person>
          <b:Person>
            <b:First>Gregory J.</b:First>
            <b:Last>McCabe</b:Last>
          </b:Person>
          <b:Person>
            <b:First>Christopher J.</b:First>
            <b:Last>Paciorek</b:Last>
          </b:Person>
          <b:Person>
            <b:First>Karen R.</b:First>
            <b:Last>Ryberg</b:Last>
          </b:Person>
          <b:Person>
            <b:First>Siegfried</b:First>
            <b:Last>Schubert</b:Last>
          </b:Person>
          <b:Person>
            <b:First>Viviane B.S.</b:First>
            <b:Last>Silva</b:Last>
          </b:Person>
          <b:Person>
            <b:First>Brooke C.</b:First>
            <b:Last>Stewart</b:Last>
          </b:Person>
          <b:Person>
            <b:First>Aldo V.</b:First>
            <b:Last>Vecchia</b:Last>
          </b:Person>
          <b:Person>
            <b:First>Gabriele</b:First>
            <b:Last>Villarini</b:Last>
          </b:Person>
          <b:Person>
            <b:First>Russell S.</b:First>
            <b:Last>Vose</b:Last>
          </b:Person>
          <b:Person>
            <b:First>John</b:First>
            <b:Last>Walsh</b:Last>
          </b:Person>
          <b:Person>
            <b:First>Michael</b:First>
            <b:Last>Wehner</b:Last>
          </b:Person>
          <b:Person>
            <b:First>David</b:First>
            <b:Last>Wolock</b:Last>
          </b:Person>
          <b:Person>
            <b:First>Klaus</b:First>
            <b:Last>Wolter</b:Last>
          </b:Person>
          <b:Person>
            <b:First>Connie A.</b:First>
            <b:Last>Woodhouse</b:Last>
          </b:Person>
          <b:Person>
            <b:First>Donald</b:First>
            <b:Last>Wuebbles</b:Last>
          </b:Person>
        </b:NameList>
      </b:Author>
      <b:Editor>
        <b:NameList>
				</b:NameList>
      </b:Editor>
    </b:Author>
    <b:Tag>monitoring-and-understanding-changes-in-heat-waves,-cold-waves,-floods,-and-droughts-in-the-united-states:-state-of-knowledge</b:Tag>
    <b:RefOrder>11</b:RefOrder>
  </b:Source>
  <b:Source>
    <b:SourceType>Journal Article</b:SourceType>
    <b:Title>Material Convergence: Important and Understudied Disaster Phenomenon</b:Title>
    <b:Year>2014</b:Year>
    <b:Month>2</b:Month>
    <b:StandardNumber>1527-6988</b:StandardNumber>
    <b:Pages>1-12</b:Pages>
    <b:JournalName>Natural Hazards Review</b:JournalName>
    <b:Volume>15</b:Volume>
    <b:Issue>1</b:Issue>
    <b:Author>
      <b:Author>
        <b:NameList>
          <b:Person>
            <b:First>José</b:First>
            <b:Last>Holguín-Veras</b:Last>
          </b:Person>
          <b:Person>
            <b:First>Miguel</b:First>
            <b:Last>Jaller</b:Last>
          </b:Person>
          <b:Person>
            <b:First>Luk N.</b:First>
            <b:Last>Van Wassenhove</b:Last>
          </b:Person>
          <b:Person>
            <b:First>Noel</b:First>
            <b:Last>Pérez</b:Last>
          </b:Person>
          <b:Person>
            <b:First>Tricia</b:First>
            <b:Last>Wachtendorf</b:Last>
          </b:Person>
        </b:NameList>
      </b:Author>
      <b:Editor>
        <b:NameList>
				</b:NameList>
      </b:Editor>
    </b:Author>
    <b:Tag>material-convergence:-important-and-understudied-disaster-phenomenon</b:Tag>
    <b:RefOrder>12</b:RefOrder>
  </b:Source>
  <b:Source>
    <b:SourceType>Journal Article</b:SourceType>
    <b:Title>Machine Learning-Based Evaluation of Susceptibility to Geological Hazards in the Hengduan Mountains Region, China</b:Title>
    <b:Year>2022</b:Year>
    <b:Month>4</b:Month>
    <b:StandardNumber>21926395</b:StandardNumber>
    <b:Publisher>Beijing Normal University Press</b:Publisher>
    <b:Pages>305-316</b:Pages>
    <b:JournalName>International Journal of Disaster Risk Science</b:JournalName>
    <b:Volume>13</b:Volume>
    <b:Issue>2</b:Issue>
    <b:Author>
      <b:Author>
        <b:NameList>
          <b:Person>
            <b:First>Jiaqi</b:First>
            <b:Last>Zhao</b:Last>
          </b:Person>
          <b:Person>
            <b:First>Qiang</b:First>
            <b:Last>Zhang</b:Last>
          </b:Person>
          <b:Person>
            <b:First>Danzhou</b:First>
            <b:Last>Wang</b:Last>
          </b:Person>
          <b:Person>
            <b:First>Wenhuan</b:First>
            <b:Last>Wu</b:Last>
          </b:Person>
          <b:Person>
            <b:First>Ruyue</b:First>
            <b:Last>Yuan</b:Last>
          </b:Person>
        </b:NameList>
      </b:Author>
      <b:Editor>
        <b:NameList>
				</b:NameList>
      </b:Editor>
    </b:Author>
    <b:Tag>machine-learning-based-evaluation-of-susceptibility-to-geological-hazards-in-the-hengduan-mountains-region,-china</b:Tag>
    <b:RefOrder>13</b:RefOrder>
  </b:Source>
  <b:Source>
    <b:SourceType>Journal Article</b:SourceType>
    <b:Title>Logistic Regression Hyperparameter Optimization for Cancer Classification</b:Title>
    <b:Year>2022</b:Year>
    <b:Month>1</b:Month>
    <b:StandardNumber>1687-1189</b:StandardNumber>
    <b:Pages>0-0</b:Pages>
    <b:JournalName>Menoufia Journal of Electronic Engineering Research</b:JournalName>
    <b:Volume>0</b:Volume>
    <b:Issue>0</b:Issue>
    <b:Author>
      <b:Author>
        <b:NameList>
          <b:Person>
            <b:First>Ahmed</b:First>
            <b:Last>Ahmed Arafa</b:Last>
          </b:Person>
          <b:Person>
            <b:First>Marwa</b:First>
            <b:Last>Radad</b:Last>
          </b:Person>
          <b:Person>
            <b:First>Mohammed</b:First>
            <b:Last>Badawy</b:Last>
          </b:Person>
          <b:Person>
            <b:First>Nawal</b:First>
            <b:Last>El-Fishawy</b:Last>
          </b:Person>
        </b:NameList>
      </b:Author>
      <b:Editor>
        <b:NameList>
				</b:NameList>
      </b:Editor>
    </b:Author>
    <b:Tag>logistic-regression-hyperparameter-optimization-for-cancer-classification</b:Tag>
    <b:RefOrder>14</b:RefOrder>
  </b:Source>
  <b:Source>
    <b:SourceType>Journal Article</b:SourceType>
    <b:Title>Identifying disaster damage images using a domain adaptation approach</b:Title>
    <b:Year>2019</b:Year>
    <b:StandardNumber>9788409104987</b:StandardNumber>
    <b:StandardNumber>24113387</b:StandardNumber>
    <b:Pages>633-645</b:Pages>
    <b:JournalName>Proceedings of the International ISCRAM Conference</b:JournalName>
    <b:Volume>2019-May</b:Volume>
    <b:Issue>May 2019</b:Issue>
    <b:Author>
      <b:Author>
        <b:NameList>
          <b:Person>
            <b:First>Xukun</b:First>
            <b:Last>Li</b:Last>
          </b:Person>
          <b:Person>
            <b:First>Cornelia</b:First>
            <b:Last>Caragea</b:Last>
          </b:Person>
          <b:Person>
            <b:First>Doina</b:First>
            <b:Last>Caragea</b:Last>
          </b:Person>
          <b:Person>
            <b:First>Muhammad</b:First>
            <b:Last>Imran</b:Last>
          </b:Person>
          <b:Person>
            <b:First>Ferda</b:First>
            <b:Last>Ofli</b:Last>
          </b:Person>
        </b:NameList>
      </b:Author>
      <b:Editor>
        <b:NameList>
				</b:NameList>
      </b:Editor>
    </b:Author>
    <b:Tag>identifying-disaster-damage-images-using-a-domain-adaptation-approach</b:Tag>
    <b:RefOrder>15</b:RefOrder>
  </b:Source>
  <b:Source>
    <b:SourceType>Journal Article</b:SourceType>
    <b:Title>Humanitarian aid logistics: supply chain management in high gear</b:Title>
    <b:Year>2006</b:Year>
    <b:Month>5</b:Month>
    <b:StandardNumber>0160-5682</b:StandardNumber>
    <b:Pages>475-489</b:Pages>
    <b:JournalName>Journal of the Operational Research Society</b:JournalName>
    <b:Volume>57</b:Volume>
    <b:Issue>5</b:Issue>
    <b:Author>
      <b:Author>
        <b:NameList>
          <b:Person>
            <b:First>L N</b:First>
            <b:Last>Van Wassenhove</b:Last>
          </b:Person>
        </b:NameList>
      </b:Author>
      <b:Editor>
        <b:NameList>
				</b:NameList>
      </b:Editor>
    </b:Author>
    <b:Tag>humanitarian-aid-logistics:-supply-chain-management-in-high-gear</b:Tag>
    <b:RefOrder>16</b:RefOrder>
  </b:Source>
  <b:Source>
    <b:SourceType>Journal Article</b:SourceType>
    <b:Title>Health Emergency and Disaster Risk Management: Five Years into Implementation of the Sendai Framework</b:Title>
    <b:Year>2020</b:Year>
    <b:Month>4</b:Month>
    <b:StandardNumber>21926395</b:StandardNumber>
    <b:Publisher>Beijing Normal University Press</b:Publisher>
    <b:Pages>206-217</b:Pages>
    <b:JournalName>International Journal of Disaster Risk Science</b:JournalName>
    <b:Volume>11</b:Volume>
    <b:Issue>2</b:Issue>
    <b:Author>
      <b:Author>
        <b:NameList>
          <b:Person>
            <b:First>Natalie</b:First>
            <b:Last>Wright</b:Last>
          </b:Person>
          <b:Person>
            <b:First>Lucy</b:First>
            <b:Last>Fagan</b:Last>
          </b:Person>
          <b:Person>
            <b:First>Jostacio M.</b:First>
            <b:Last>Lapitan</b:Last>
          </b:Person>
          <b:Person>
            <b:First>Ryoma</b:First>
            <b:Last>Kayano</b:Last>
          </b:Person>
          <b:Person>
            <b:First>Jonathan</b:First>
            <b:Last>Abrahams</b:Last>
          </b:Person>
          <b:Person>
            <b:First>Qudsia</b:First>
            <b:Last>Huda</b:Last>
          </b:Person>
          <b:Person>
            <b:First>Virginia</b:First>
            <b:Last>Murray</b:Last>
          </b:Person>
        </b:NameList>
      </b:Author>
      <b:Editor>
        <b:NameList>
				</b:NameList>
      </b:Editor>
    </b:Author>
    <b:Tag>health-emergency-and-disaster-risk-management:-five-years-into-implementation-of-the-sendai-framework</b:Tag>
    <b:RefOrder>17</b:RefOrder>
  </b:Source>
  <b:Source>
    <b:SourceType>Journal Article</b:SourceType>
    <b:Title>Extreme weather events and death based on temperature and CO2 emission – A global retrospective study in 77 low-, middle- and high-income countries from 1999 to 2018</b:Title>
    <b:Year>2022</b:Year>
    <b:Month>8</b:Month>
    <b:StandardNumber>22113355</b:StandardNumber>
    <b:Pages>101846</b:Pages>
    <b:JournalName>Preventive Medicine Reports</b:JournalName>
    <b:Volume>28</b:Volume>
    <b:Author>
      <b:Author>
        <b:NameList>
          <b:Person>
            <b:First>Maral</b:First>
            <b:Last>Amirkhani</b:Last>
          </b:Person>
          <b:Person>
            <b:First>Shidrokh</b:First>
            <b:Last>Ghaemimood</b:Last>
          </b:Person>
          <b:Person>
            <b:First>Johan</b:First>
            <b:Last>von Schreeb</b:Last>
          </b:Person>
          <b:Person>
            <b:First>Ziad</b:First>
            <b:Last>El-Khatib</b:Last>
          </b:Person>
          <b:Person>
            <b:First>Sanni</b:First>
            <b:Last>Yaya</b:Last>
          </b:Person>
        </b:NameList>
      </b:Author>
      <b:Editor>
        <b:NameList>
				</b:NameList>
      </b:Editor>
    </b:Author>
    <b:Tag>extreme-weather-events-and-death-based-on-temperature-and-co2-emission-–-a-global-retrospective-study-in-77-low-,-middle--and-high-income-countries-from-1999-to-2018</b:Tag>
    <b:RefOrder>18</b:RefOrder>
  </b:Source>
  <b:Source>
    <b:SourceType>Journal Article</b:SourceType>
    <b:Title>Evaluating the application of K-mean clustering in Earthquake vulnerability mapping of Istanbul, Turkey</b:Title>
    <b:Year>2022</b:Year>
    <b:Month>9</b:Month>
    <b:StandardNumber>22124209</b:StandardNumber>
    <b:Pages>103154</b:Pages>
    <b:JournalName>International Journal of Disaster Risk Reduction</b:JournalName>
    <b:Volume>79</b:Volume>
    <b:Author>
      <b:Author>
        <b:NameList>
          <b:Person>
            <b:First>Mahyat</b:First>
            <b:Last>Shafapourtehrany</b:Last>
          </b:Person>
          <b:Person>
            <b:First>Peyman</b:First>
            <b:Last>Yariyan</b:Last>
          </b:Person>
          <b:Person>
            <b:First>Haluk</b:First>
            <b:Last>Özener</b:Last>
          </b:Person>
          <b:Person>
            <b:First>Biswajeet</b:First>
            <b:Last>Pradhan</b:Last>
          </b:Person>
          <b:Person>
            <b:First>Farzin</b:First>
            <b:Last>Shabani</b:Last>
          </b:Person>
        </b:NameList>
      </b:Author>
      <b:Editor>
        <b:NameList>
				</b:NameList>
      </b:Editor>
    </b:Author>
    <b:URL>https://linkinghub.elsevier.com/retrieve/pii/S2212420922003739</b:URL>
    <b:Tag>evaluating-the-application-of-k-mean-clustering-in-earthquake-vulnerability-mapping-of-istanbul,-turkey</b:Tag>
    <b:RefOrder>19</b:RefOrder>
  </b:Source>
  <b:Source>
    <b:SourceType>Journal Article</b:SourceType>
    <b:Title>Equity and deprivation costs in humanitarian logistics</b:Title>
    <b:Year>2018</b:Year>
    <b:Month>10</b:Month>
    <b:StandardNumber>03772217</b:StandardNumber>
    <b:Pages>185-197</b:Pages>
    <b:JournalName>European Journal of Operational Research</b:JournalName>
    <b:Volume>270</b:Volume>
    <b:Issue>1</b:Issue>
    <b:Author>
      <b:Author>
        <b:NameList>
          <b:Person>
            <b:First>Walter J.</b:First>
            <b:Last>Gutjahr</b:Last>
          </b:Person>
          <b:Person>
            <b:First>Sophie</b:First>
            <b:Last>Fischer</b:Last>
          </b:Person>
        </b:NameList>
      </b:Author>
      <b:Editor>
        <b:NameList>
				</b:NameList>
      </b:Editor>
    </b:Author>
    <b:Tag>equity-and-deprivation-costs-in-humanitarian-logistics</b:Tag>
    <b:RefOrder>20</b:RefOrder>
  </b:Source>
  <b:Source>
    <b:SourceType>Journal Article</b:SourceType>
    <b:Title>Emergency Management: A Challenge for Public Administration</b:Title>
    <b:Year>1985</b:Year>
    <b:Month>1</b:Month>
    <b:StandardNumber>00333352</b:StandardNumber>
    <b:Pages>3</b:Pages>
    <b:JournalName>Public Administration Review</b:JournalName>
    <b:Volume>45</b:Volume>
    <b:Author>
      <b:Author>
        <b:NameList>
          <b:Person>
            <b:First>William J.</b:First>
            <b:Last>Petak</b:Last>
          </b:Person>
        </b:NameList>
      </b:Author>
      <b:Editor>
        <b:NameList>
				</b:NameList>
      </b:Editor>
    </b:Author>
    <b:Tag>emergency-management:-a-challenge-for-public-administration</b:Tag>
    <b:RefOrder>21</b:RefOrder>
  </b:Source>
  <b:Source>
    <b:SourceType>Journal Article</b:SourceType>
    <b:Title>Domain adaptation for statistical classifiers</b:Title>
    <b:Year>2006</b:Year>
    <b:StandardNumber>10769757</b:StandardNumber>
    <b:Pages>101-126</b:Pages>
    <b:JournalName>Journal of Artificial Intelligence Research</b:JournalName>
    <b:Volume>26</b:Volume>
    <b:Author>
      <b:Author>
        <b:NameList>
          <b:Person>
            <b:First>Hal</b:First>
            <b:Last>Daumé</b:Last>
          </b:Person>
          <b:Person>
            <b:First>Daniel</b:First>
            <b:Last>Marcu</b:Last>
          </b:Person>
        </b:NameList>
      </b:Author>
      <b:Editor>
        <b:NameList>
				</b:NameList>
      </b:Editor>
    </b:Author>
    <b:Tag>domain-adaptation-for-statistical-classifiers</b:Tag>
    <b:RefOrder>22</b:RefOrder>
  </b:Source>
  <b:Source>
    <b:SourceType>Journal Article</b:SourceType>
    <b:Title>Discrete choice approach for assessing deprivation cost in humanitarian relief operations</b:Title>
    <b:Year>2018</b:Year>
    <b:Month>9</b:Month>
    <b:StandardNumber>00380121</b:StandardNumber>
    <b:Publisher>Elsevier Ltd</b:Publisher>
    <b:Pages>33-46</b:Pages>
    <b:JournalName>Socio-Economic Planning Sciences</b:JournalName>
    <b:Volume>63</b:Volume>
    <b:Author>
      <b:Author>
        <b:NameList>
          <b:Person>
            <b:First>Victor</b:First>
            <b:Last>Cantillo</b:Last>
          </b:Person>
          <b:Person>
            <b:First>Iván</b:First>
            <b:Last>Serrano</b:Last>
          </b:Person>
          <b:Person>
            <b:First>Luis F.</b:First>
            <b:Last>Macea</b:Last>
          </b:Person>
          <b:Person>
            <b:First>José</b:First>
            <b:Last>Holguín-Veras</b:Last>
          </b:Person>
        </b:NameList>
      </b:Author>
      <b:Editor>
        <b:NameList>
				</b:NameList>
      </b:Editor>
    </b:Author>
    <b:Tag>discrete-choice-approach-for-assessing-deprivation-cost-in-humanitarian-relief-operations</b:Tag>
    <b:RefOrder>23</b:RefOrder>
  </b:Source>
  <b:Source>
    <b:SourceType>Journal Article</b:SourceType>
    <b:Title>Coordination in humanitarian relief chains: Practices, challenges and opportunities</b:Title>
    <b:Year>2010</b:Year>
    <b:Month>7</b:Month>
    <b:StandardNumber>09255273</b:StandardNumber>
    <b:Pages>22-34</b:Pages>
    <b:JournalName>International Journal of Production Economics</b:JournalName>
    <b:Volume>126</b:Volume>
    <b:Issue>1</b:Issue>
    <b:Author>
      <b:Author>
        <b:NameList>
          <b:Person>
            <b:First>Burcu</b:First>
            <b:Last>Balcik</b:Last>
          </b:Person>
          <b:Person>
            <b:First>Benita M.</b:First>
            <b:Last>Beamon</b:Last>
          </b:Person>
          <b:Person>
            <b:First>Caroline C.</b:First>
            <b:Last>Krejci</b:Last>
          </b:Person>
          <b:Person>
            <b:First>Kyle M.</b:First>
            <b:Last>Muramatsu</b:Last>
          </b:Person>
          <b:Person>
            <b:First>Magaly</b:First>
            <b:Last>Ramirez</b:Last>
          </b:Person>
        </b:NameList>
      </b:Author>
      <b:Editor>
        <b:NameList>
				</b:NameList>
      </b:Editor>
    </b:Author>
    <b:Tag>coordination-in-humanitarian-relief-chains:-practices,-challenges-and-opportunities</b:Tag>
    <b:RefOrder>24</b:RefOrder>
  </b:Source>
  <b:Source>
    <b:SourceType>Journal Article</b:SourceType>
    <b:Title>A Review on Dimensionality Reduction Techniques</b:Title>
    <b:Year>2019</b:Year>
    <b:Month>9</b:Month>
    <b:StandardNumber>0218-0014</b:StandardNumber>
    <b:Pages>1950017</b:Pages>
    <b:JournalName>International Journal of Pattern Recognition and Artificial Intelligence</b:JournalName>
    <b:Volume>33</b:Volume>
    <b:Issue>10</b:Issue>
    <b:Author>
      <b:Author>
        <b:NameList>
          <b:Person>
            <b:First>Xuan</b:First>
            <b:Last>Huang</b:Last>
          </b:Person>
          <b:Person>
            <b:First>Lei</b:First>
            <b:Last>Wu</b:Last>
          </b:Person>
          <b:Person>
            <b:First>Yinsong</b:First>
            <b:Last>Ye</b:Last>
          </b:Person>
        </b:NameList>
      </b:Author>
      <b:Editor>
        <b:NameList>
				</b:NameList>
      </b:Editor>
    </b:Author>
    <b:URL>https://www.worldscientific.com/doi/abs/10.1142/S0218001419500174</b:URL>
    <b:Tag>a-review-on-dimensionality-reduction-techniques</b:Tag>
    <b:RefOrder>25</b:RefOrder>
  </b:Source>
  <b:Source>
    <b:SourceType>Journal Article</b:SourceType>
    <b:Title>A Rapid Prediction Model of Urban Flood Inundation in a High-Risk Area Coupling Machine Learning and Numerical Simulation Approaches</b:Title>
    <b:Year>2021</b:Year>
    <b:Month>12</b:Month>
    <b:StandardNumber>21926395</b:StandardNumber>
    <b:Publisher>Beijing Normal University Press</b:Publisher>
    <b:Pages>903-918</b:Pages>
    <b:JournalName>International Journal of Disaster Risk Science</b:JournalName>
    <b:Volume>12</b:Volume>
    <b:Issue>6</b:Issue>
    <b:Author>
      <b:Author>
        <b:NameList>
          <b:Person>
            <b:First>Xingyu</b:First>
            <b:Last>Yan</b:Last>
          </b:Person>
          <b:Person>
            <b:First>Kui</b:First>
            <b:Last>Xu</b:Last>
          </b:Person>
          <b:Person>
            <b:First>Wenqiang</b:First>
            <b:Last>Feng</b:Last>
          </b:Person>
          <b:Person>
            <b:First>Jing</b:First>
            <b:Last>Chen</b:Last>
          </b:Person>
        </b:NameList>
      </b:Author>
      <b:Editor>
        <b:NameList>
				</b:NameList>
      </b:Editor>
    </b:Author>
    <b:Tag>a-rapid-prediction-model-of-urban-flood-inundation-in-a-high-risk-area-coupling-machine-learning-and-numerical-simulation-approaches</b:Tag>
    <b:RefOrder>26</b:RefOrder>
  </b:Source>
  <b:Source>
    <b:SourceType>Journal Article</b:SourceType>
    <b:Title>A methodology for managing public spaces to increase access to essential goods and services by vulnerable populations during the COVID-19 pandemic</b:Title>
    <b:Year>2022</b:Year>
    <b:Month>3</b:Month>
    <b:StandardNumber>2042-6747</b:StandardNumber>
    <b:Pages>157-181</b:Pages>
    <b:JournalName>Journal of Humanitarian Logistics and Supply Chain Management</b:JournalName>
    <b:Volume>12</b:Volume>
    <b:Issue>2</b:Issue>
    <b:Author>
      <b:Author>
        <b:NameList>
          <b:Person>
            <b:First>Andrés</b:First>
            <b:Last>Regal Ludowieg</b:Last>
          </b:Person>
          <b:Person>
            <b:First>Claudio</b:First>
            <b:Last>Ortega</b:Last>
          </b:Person>
          <b:Person>
            <b:First>Andrés</b:First>
            <b:Last>Bronfman</b:Last>
          </b:Person>
          <b:Person>
            <b:First>Michelle</b:First>
            <b:Last>Rodriguez Serra</b:Last>
          </b:Person>
          <b:Person>
            <b:First>Mario</b:First>
            <b:Last>Chong</b:Last>
          </b:Person>
        </b:NameList>
      </b:Author>
      <b:Editor>
        <b:NameList>
				</b:NameList>
      </b:Editor>
    </b:Author>
    <b:Tag>a-methodology-for-managing-public-spaces-to-increase-access-to-essential-goods-and-services-by-vulnerable-populations-during-the-covid-19-pandemic</b:Tag>
    <b:RefOrder>27</b:RefOrder>
  </b:Source>
  <b:Source>
    <b:SourceType>Journal Article</b:SourceType>
    <b:Title>A Comprehensive Review of Dimensionality Reduction Techniques for Feature Selection and Feature Extraction</b:Title>
    <b:Year>2020</b:Year>
    <b:Month>5</b:Month>
    <b:StandardNumber>2708-0757</b:StandardNumber>
    <b:Pages>56-70</b:Pages>
    <b:JournalName>Journal of Applied Science and Technology Trends</b:JournalName>
    <b:Volume>1</b:Volume>
    <b:Issue>2</b:Issue>
    <b:Author>
      <b:Author>
        <b:NameList>
          <b:Person>
            <b:First>Rizgar</b:First>
            <b:Last>Zebari</b:Last>
          </b:Person>
          <b:Person>
            <b:First>Adnan</b:First>
            <b:Last>Abdulazeez</b:Last>
          </b:Person>
          <b:Person>
            <b:First>Diyar</b:First>
            <b:Last>Zeebaree</b:Last>
          </b:Person>
          <b:Person>
            <b:First>Dilovan</b:First>
            <b:Last>Zebari</b:Last>
          </b:Person>
          <b:Person>
            <b:First>Jwan</b:First>
            <b:Last>Saeed</b:Last>
          </b:Person>
        </b:NameList>
      </b:Author>
      <b:Editor>
        <b:NameList>
				</b:NameList>
      </b:Editor>
    </b:Author>
    <b:URL>https://jastt.org/index.php/jasttpath/article/view/24</b:URL>
    <b:Tag>a-comprehensive-review-of-dimensionality-reduction-techniques-for-feature-selection-and-feature-extraction</b:Tag>
    <b:RefOrder>28</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idNpsjN+maAs1qhTZuQKHZfzdZ5g==">AMUW2mVQqpprhfOXs9UTk5dijqDnJkNswz8vfG4Bm0K3ykcfiKu2WLg8EjLVsvaVgTrj6lu4HizjOIWvqIxOcq7gaJxyCIoX0B8PGpo3wtZ749EFmrp164A=</go:docsCustomData>
</go:gDocsCustomXmlDataStorage>
</file>

<file path=customXml/itemProps1.xml><?xml version="1.0" encoding="utf-8"?>
<ds:datastoreItem xmlns:ds="http://schemas.openxmlformats.org/officeDocument/2006/customXml" ds:itemID="{2D6192FC-B170-4BA5-93DE-D68998D3690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1964</TotalTime>
  <Pages>30</Pages>
  <Words>10962</Words>
  <Characters>60293</Characters>
  <Application>Microsoft Office Word</Application>
  <DocSecurity>0</DocSecurity>
  <Lines>502</Lines>
  <Paragraphs>142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Bruna Santiago</dc:creator>
  <cp:lastModifiedBy>RENATO JOSE QUILICHE ALTAMIRANO</cp:lastModifiedBy>
  <cp:revision>66</cp:revision>
  <cp:lastPrinted>2022-09-29T05:03:00Z</cp:lastPrinted>
  <dcterms:created xsi:type="dcterms:W3CDTF">2022-11-11T01:17:00Z</dcterms:created>
  <dcterms:modified xsi:type="dcterms:W3CDTF">2022-12-15T02:58:00Z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http://www.zotero.org/styles/american-political-science-association</vt:lpwstr>
  </property>
  <property fmtid="{D5CDD505-2E9C-101B-9397-08002B2CF9AE}" pid="23" name="GrammarlyDocumentId">
    <vt:lpwstr>a760d442e7d7156945eb661202235364f857335c1d981f8e31a2cfadb44385e4</vt:lpwstr>
  </property>
</Properties>
</file>